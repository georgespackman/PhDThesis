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8CFC3" w14:textId="667869C4" w:rsidR="00A87890" w:rsidRPr="00E51AAF" w:rsidRDefault="00925C0C" w:rsidP="00D92FD6">
      <w:pPr>
        <w:spacing w:line="360" w:lineRule="auto"/>
        <w:jc w:val="both"/>
        <w:rPr>
          <w:rFonts w:ascii="Times New Roman" w:hAnsi="Times New Roman"/>
          <w:u w:val="single"/>
          <w:rPrChange w:id="3" w:author="Louise Brown (staff)" w:date="2022-03-25T20:50:00Z">
            <w:rPr>
              <w:rFonts w:ascii="Times New Roman" w:hAnsi="Times New Roman" w:cs="Times New Roman"/>
            </w:rPr>
          </w:rPrChange>
        </w:rPr>
      </w:pPr>
      <w:r w:rsidRPr="00E51AAF">
        <w:rPr>
          <w:rFonts w:ascii="Times New Roman" w:hAnsi="Times New Roman"/>
          <w:u w:val="single"/>
          <w:rPrChange w:id="4" w:author="Louise Brown (staff)" w:date="2022-03-25T20:50:00Z">
            <w:rPr>
              <w:rFonts w:ascii="Times New Roman" w:hAnsi="Times New Roman" w:cs="Times New Roman"/>
            </w:rPr>
          </w:rPrChange>
        </w:rPr>
        <w:t>7. Optimisation</w:t>
      </w:r>
      <w:r w:rsidR="00845EF9" w:rsidRPr="00E51AAF">
        <w:rPr>
          <w:rFonts w:ascii="Times New Roman" w:hAnsi="Times New Roman"/>
          <w:u w:val="single"/>
          <w:rPrChange w:id="5" w:author="Louise Brown (staff)" w:date="2022-03-25T20:50:00Z">
            <w:rPr>
              <w:rFonts w:ascii="Times New Roman" w:hAnsi="Times New Roman" w:cs="Times New Roman"/>
            </w:rPr>
          </w:rPrChange>
        </w:rPr>
        <w:t xml:space="preserve"> of 3D Woven Reinforcement</w:t>
      </w:r>
    </w:p>
    <w:p w14:paraId="23BDB846" w14:textId="5DC0FE55" w:rsidR="00855D05" w:rsidRDefault="00855D05" w:rsidP="00D92FD6">
      <w:pPr>
        <w:spacing w:line="360" w:lineRule="auto"/>
        <w:jc w:val="both"/>
        <w:rPr>
          <w:rFonts w:ascii="Times New Roman" w:hAnsi="Times New Roman" w:cs="Times New Roman"/>
        </w:rPr>
      </w:pPr>
    </w:p>
    <w:p w14:paraId="27DCFC87" w14:textId="4013C8C3" w:rsidR="00855D05" w:rsidRPr="00E51AAF" w:rsidRDefault="00855D05" w:rsidP="00D92FD6">
      <w:pPr>
        <w:spacing w:line="360" w:lineRule="auto"/>
        <w:jc w:val="both"/>
        <w:rPr>
          <w:rFonts w:ascii="Times New Roman" w:hAnsi="Times New Roman"/>
          <w:u w:val="single"/>
          <w:rPrChange w:id="6" w:author="Louise Brown (staff)" w:date="2022-03-25T20:50:00Z">
            <w:rPr>
              <w:rFonts w:ascii="Times New Roman" w:hAnsi="Times New Roman" w:cs="Times New Roman"/>
            </w:rPr>
          </w:rPrChange>
        </w:rPr>
      </w:pPr>
      <w:r w:rsidRPr="00E51AAF">
        <w:rPr>
          <w:rFonts w:ascii="Times New Roman" w:hAnsi="Times New Roman"/>
          <w:u w:val="single"/>
          <w:rPrChange w:id="7" w:author="Louise Brown (staff)" w:date="2022-03-25T20:50:00Z">
            <w:rPr>
              <w:rFonts w:ascii="Times New Roman" w:hAnsi="Times New Roman" w:cs="Times New Roman"/>
            </w:rPr>
          </w:rPrChange>
        </w:rPr>
        <w:t>7.1 Introduction</w:t>
      </w:r>
    </w:p>
    <w:p w14:paraId="470C34DC" w14:textId="4D08D204" w:rsidR="00855D05" w:rsidRDefault="00855D05" w:rsidP="00D92FD6">
      <w:pPr>
        <w:spacing w:line="360" w:lineRule="auto"/>
        <w:jc w:val="both"/>
        <w:rPr>
          <w:rFonts w:ascii="Times New Roman" w:hAnsi="Times New Roman" w:cs="Times New Roman"/>
        </w:rPr>
      </w:pPr>
    </w:p>
    <w:p w14:paraId="666DAFBA" w14:textId="20A0E5FE" w:rsidR="00855D05" w:rsidRDefault="003962C4" w:rsidP="00D92FD6">
      <w:pPr>
        <w:spacing w:line="360" w:lineRule="auto"/>
        <w:jc w:val="both"/>
        <w:rPr>
          <w:rFonts w:ascii="Times New Roman" w:hAnsi="Times New Roman" w:cs="Times New Roman"/>
        </w:rPr>
      </w:pPr>
      <w:moveToRangeStart w:id="8" w:author="Louise Brown (staff)" w:date="2022-03-25T20:50:00Z" w:name="move99133866"/>
      <w:moveTo w:id="9" w:author="Louise Brown (staff)" w:date="2022-03-25T20:50:00Z">
        <w:r>
          <w:rPr>
            <w:rFonts w:ascii="Times New Roman" w:hAnsi="Times New Roman" w:cs="Times New Roman"/>
          </w:rPr>
          <w:t xml:space="preserve">It is the aim of this section to demonstrate the possibility of optimisation for such 3D profiled structures. The case study presented here is one example for orthogonal </w:t>
        </w:r>
        <w:r w:rsidR="00597BA8">
          <w:rPr>
            <w:rFonts w:ascii="Times New Roman" w:hAnsi="Times New Roman" w:cs="Times New Roman"/>
          </w:rPr>
          <w:t xml:space="preserve">type </w:t>
        </w:r>
        <w:r>
          <w:rPr>
            <w:rFonts w:ascii="Times New Roman" w:hAnsi="Times New Roman" w:cs="Times New Roman"/>
          </w:rPr>
          <w:t xml:space="preserve">T-joint weaves but can be extended to other </w:t>
        </w:r>
        <w:r w:rsidR="00597BA8">
          <w:rPr>
            <w:rFonts w:ascii="Times New Roman" w:hAnsi="Times New Roman" w:cs="Times New Roman"/>
          </w:rPr>
          <w:t>profiled shapes containing bifurcations.  As well as other shapes, other objective functions can be considered if obtainable from the element stresses or load-displacement graphs where the analysis time is reduced when compared to full scale failure analysis</w:t>
        </w:r>
      </w:moveTo>
      <w:ins w:id="10" w:author="George Spackman" w:date="2022-03-25T20:52:00Z">
        <w:r w:rsidR="0003183F">
          <w:rPr>
            <w:rFonts w:ascii="Times New Roman" w:hAnsi="Times New Roman" w:cs="Times New Roman"/>
          </w:rPr>
          <w:t xml:space="preserve"> as set out in the previous chapter</w:t>
        </w:r>
      </w:ins>
      <w:moveTo w:id="11" w:author="Louise Brown (staff)" w:date="2022-03-25T20:50:00Z">
        <w:r w:rsidR="00597BA8">
          <w:rPr>
            <w:rFonts w:ascii="Times New Roman" w:hAnsi="Times New Roman" w:cs="Times New Roman"/>
          </w:rPr>
          <w:t>.</w:t>
        </w:r>
        <w:del w:id="12" w:author="George Spackman" w:date="2022-03-25T20:52:00Z">
          <w:r w:rsidR="00597BA8" w:rsidDel="0003183F">
            <w:rPr>
              <w:rFonts w:ascii="Times New Roman" w:hAnsi="Times New Roman" w:cs="Times New Roman"/>
            </w:rPr>
            <w:delText xml:space="preserve"> </w:delText>
          </w:r>
        </w:del>
      </w:moveTo>
      <w:moveToRangeEnd w:id="8"/>
      <w:commentRangeStart w:id="13"/>
      <w:del w:id="14" w:author="George Spackman" w:date="2022-03-25T20:52:00Z">
        <w:r w:rsidR="00855D05" w:rsidDel="0003183F">
          <w:rPr>
            <w:rFonts w:ascii="Times New Roman" w:hAnsi="Times New Roman" w:cs="Times New Roman"/>
          </w:rPr>
          <w:delText xml:space="preserve">In the previous chapter, a </w:delText>
        </w:r>
        <w:commentRangeStart w:id="15"/>
        <w:r w:rsidR="00855D05" w:rsidDel="0003183F">
          <w:rPr>
            <w:rFonts w:ascii="Times New Roman" w:hAnsi="Times New Roman" w:cs="Times New Roman"/>
          </w:rPr>
          <w:delText>method of meshing and modelling methods</w:delText>
        </w:r>
      </w:del>
      <w:commentRangeEnd w:id="15"/>
      <w:r w:rsidR="006643EB">
        <w:rPr>
          <w:rStyle w:val="CommentReference"/>
        </w:rPr>
        <w:commentReference w:id="15"/>
      </w:r>
      <w:del w:id="16" w:author="George Spackman" w:date="2022-03-25T20:52:00Z">
        <w:r w:rsidR="00855D05" w:rsidDel="0003183F">
          <w:rPr>
            <w:rFonts w:ascii="Times New Roman" w:hAnsi="Times New Roman" w:cs="Times New Roman"/>
          </w:rPr>
          <w:delText xml:space="preserve"> for scoring each 3D wove</w:delText>
        </w:r>
      </w:del>
      <w:ins w:id="17" w:author="George Spackman" w:date="2022-03-25T20:52:00Z">
        <w:r w:rsidR="0003183F">
          <w:rPr>
            <w:rFonts w:ascii="Times New Roman" w:hAnsi="Times New Roman" w:cs="Times New Roman"/>
          </w:rPr>
          <w:t xml:space="preserve"> </w:t>
        </w:r>
      </w:ins>
      <w:del w:id="18" w:author="George Spackman" w:date="2022-03-25T20:52:00Z">
        <w:r w:rsidR="00855D05" w:rsidDel="0003183F">
          <w:rPr>
            <w:rFonts w:ascii="Times New Roman" w:hAnsi="Times New Roman" w:cs="Times New Roman"/>
          </w:rPr>
          <w:delText>n T-Joint reinforcement was described</w:delText>
        </w:r>
        <w:r w:rsidR="00A701B0" w:rsidDel="0003183F">
          <w:rPr>
            <w:rFonts w:ascii="Times New Roman" w:hAnsi="Times New Roman" w:cs="Times New Roman"/>
          </w:rPr>
          <w:delText xml:space="preserve">, important steps in optimisation processes. </w:delText>
        </w:r>
      </w:del>
      <w:r w:rsidR="00A701B0">
        <w:rPr>
          <w:rFonts w:ascii="Times New Roman" w:hAnsi="Times New Roman" w:cs="Times New Roman"/>
        </w:rPr>
        <w:t xml:space="preserve">The genetic algorithm introduced in Chapter 4 </w:t>
      </w:r>
      <w:r w:rsidR="00A12EC7">
        <w:rPr>
          <w:rFonts w:ascii="Times New Roman" w:hAnsi="Times New Roman" w:cs="Times New Roman"/>
        </w:rPr>
        <w:t>is used for the optimisation</w:t>
      </w:r>
      <w:r w:rsidR="00386A15">
        <w:rPr>
          <w:rFonts w:ascii="Times New Roman" w:hAnsi="Times New Roman" w:cs="Times New Roman"/>
        </w:rPr>
        <w:t xml:space="preserve"> and is adapted for use in permutation optimisation</w:t>
      </w:r>
      <w:commentRangeEnd w:id="13"/>
      <w:r w:rsidR="00DE2E13">
        <w:rPr>
          <w:rStyle w:val="CommentReference"/>
        </w:rPr>
        <w:commentReference w:id="13"/>
      </w:r>
      <w:r w:rsidR="00A12EC7">
        <w:rPr>
          <w:rFonts w:ascii="Times New Roman" w:hAnsi="Times New Roman" w:cs="Times New Roman"/>
        </w:rPr>
        <w:t>.</w:t>
      </w:r>
    </w:p>
    <w:p w14:paraId="022DB4FB" w14:textId="2E84BF27" w:rsidR="00A12EC7" w:rsidRDefault="00A12EC7" w:rsidP="00D92FD6">
      <w:pPr>
        <w:spacing w:line="360" w:lineRule="auto"/>
        <w:jc w:val="both"/>
        <w:rPr>
          <w:rFonts w:ascii="Times New Roman" w:hAnsi="Times New Roman" w:cs="Times New Roman"/>
        </w:rPr>
      </w:pPr>
    </w:p>
    <w:p w14:paraId="3B224C97" w14:textId="76BBDF2C" w:rsidR="00EB7030" w:rsidRDefault="00A12EC7" w:rsidP="00D92FD6">
      <w:pPr>
        <w:spacing w:line="360" w:lineRule="auto"/>
        <w:jc w:val="both"/>
        <w:rPr>
          <w:rFonts w:ascii="Times New Roman" w:hAnsi="Times New Roman" w:cs="Times New Roman"/>
        </w:rPr>
      </w:pPr>
      <w:r>
        <w:rPr>
          <w:rFonts w:ascii="Times New Roman" w:hAnsi="Times New Roman" w:cs="Times New Roman"/>
        </w:rPr>
        <w:t xml:space="preserve">Genetic algorithms work using a combination of evolutionary operators: </w:t>
      </w:r>
      <w:r w:rsidR="00386A15">
        <w:rPr>
          <w:rFonts w:ascii="Times New Roman" w:hAnsi="Times New Roman" w:cs="Times New Roman"/>
        </w:rPr>
        <w:t xml:space="preserve">crossover and mutation, to generate the next set of design candidates. For optimisation based on a bound set of integers, this will result in repeats of the design variables. For the T-Joint weaves, variation primarily occurs with the weft crossover at the junction. This </w:t>
      </w:r>
      <w:r w:rsidR="00FE5B75">
        <w:rPr>
          <w:rFonts w:ascii="Times New Roman" w:hAnsi="Times New Roman" w:cs="Times New Roman"/>
        </w:rPr>
        <w:t>means that the optimisation is based on permutations of the design variables.</w:t>
      </w:r>
      <w:r w:rsidR="003F159E">
        <w:rPr>
          <w:rFonts w:ascii="Times New Roman" w:hAnsi="Times New Roman" w:cs="Times New Roman"/>
        </w:rPr>
        <w:t xml:space="preserve"> An adaptation </w:t>
      </w:r>
      <w:r w:rsidR="00876324">
        <w:rPr>
          <w:rFonts w:ascii="Times New Roman" w:hAnsi="Times New Roman" w:cs="Times New Roman"/>
        </w:rPr>
        <w:t xml:space="preserve">is demonstrated </w:t>
      </w:r>
      <w:r w:rsidR="003F159E">
        <w:rPr>
          <w:rFonts w:ascii="Times New Roman" w:hAnsi="Times New Roman" w:cs="Times New Roman"/>
        </w:rPr>
        <w:t xml:space="preserve">to </w:t>
      </w:r>
      <w:r w:rsidR="00BA7E9E">
        <w:rPr>
          <w:rFonts w:ascii="Times New Roman" w:hAnsi="Times New Roman" w:cs="Times New Roman"/>
        </w:rPr>
        <w:t>ensure the optimisation algorithm produced permutations b</w:t>
      </w:r>
      <w:r w:rsidR="00D63966">
        <w:rPr>
          <w:rFonts w:ascii="Times New Roman" w:hAnsi="Times New Roman" w:cs="Times New Roman"/>
        </w:rPr>
        <w:t>y</w:t>
      </w:r>
      <w:r w:rsidR="00BA7E9E">
        <w:rPr>
          <w:rFonts w:ascii="Times New Roman" w:hAnsi="Times New Roman" w:cs="Times New Roman"/>
        </w:rPr>
        <w:t xml:space="preserve"> </w:t>
      </w:r>
      <w:r w:rsidR="00D63966">
        <w:rPr>
          <w:rFonts w:ascii="Times New Roman" w:hAnsi="Times New Roman" w:cs="Times New Roman"/>
        </w:rPr>
        <w:t>encoding</w:t>
      </w:r>
      <w:r w:rsidR="00BA7E9E">
        <w:rPr>
          <w:rFonts w:ascii="Times New Roman" w:hAnsi="Times New Roman" w:cs="Times New Roman"/>
        </w:rPr>
        <w:t xml:space="preserve"> the design variable integers </w:t>
      </w:r>
      <w:r w:rsidR="00D63966">
        <w:rPr>
          <w:rFonts w:ascii="Times New Roman" w:hAnsi="Times New Roman" w:cs="Times New Roman"/>
        </w:rPr>
        <w:t>as</w:t>
      </w:r>
      <w:r w:rsidR="00BA7E9E">
        <w:rPr>
          <w:rFonts w:ascii="Times New Roman" w:hAnsi="Times New Roman" w:cs="Times New Roman"/>
        </w:rPr>
        <w:t xml:space="preserve"> </w:t>
      </w:r>
      <w:commentRangeStart w:id="19"/>
      <w:del w:id="20" w:author="George Spackman" w:date="2022-03-25T20:52:00Z">
        <w:r w:rsidR="00BA7E9E" w:rsidDel="0003183F">
          <w:rPr>
            <w:rFonts w:ascii="Times New Roman" w:hAnsi="Times New Roman" w:cs="Times New Roman"/>
          </w:rPr>
          <w:delText>their</w:delText>
        </w:r>
        <w:commentRangeEnd w:id="19"/>
        <w:r w:rsidR="00085E29" w:rsidDel="0003183F">
          <w:rPr>
            <w:rStyle w:val="CommentReference"/>
          </w:rPr>
          <w:commentReference w:id="19"/>
        </w:r>
        <w:r w:rsidR="00BA7E9E" w:rsidDel="0003183F">
          <w:rPr>
            <w:rFonts w:ascii="Times New Roman" w:hAnsi="Times New Roman" w:cs="Times New Roman"/>
          </w:rPr>
          <w:delText xml:space="preserve"> </w:delText>
        </w:r>
      </w:del>
      <w:proofErr w:type="gramStart"/>
      <w:r w:rsidR="00BA7E9E">
        <w:rPr>
          <w:rFonts w:ascii="Times New Roman" w:hAnsi="Times New Roman" w:cs="Times New Roman"/>
        </w:rPr>
        <w:t>4 bit</w:t>
      </w:r>
      <w:proofErr w:type="gramEnd"/>
      <w:r w:rsidR="00BA7E9E">
        <w:rPr>
          <w:rFonts w:ascii="Times New Roman" w:hAnsi="Times New Roman" w:cs="Times New Roman"/>
        </w:rPr>
        <w:t xml:space="preserve"> strings</w:t>
      </w:r>
      <w:r w:rsidR="00EB7030">
        <w:rPr>
          <w:rFonts w:ascii="Times New Roman" w:hAnsi="Times New Roman" w:cs="Times New Roman"/>
        </w:rPr>
        <w:t xml:space="preserve"> in binary</w:t>
      </w:r>
      <w:r w:rsidR="00BA7E9E">
        <w:rPr>
          <w:rFonts w:ascii="Times New Roman" w:hAnsi="Times New Roman" w:cs="Times New Roman"/>
        </w:rPr>
        <w:t>.</w:t>
      </w:r>
    </w:p>
    <w:p w14:paraId="30A34BA7" w14:textId="77777777" w:rsidR="00EB7030" w:rsidRDefault="00EB7030" w:rsidP="00D92FD6">
      <w:pPr>
        <w:spacing w:line="360" w:lineRule="auto"/>
        <w:jc w:val="both"/>
        <w:rPr>
          <w:rFonts w:ascii="Times New Roman" w:hAnsi="Times New Roman" w:cs="Times New Roman"/>
        </w:rPr>
      </w:pPr>
    </w:p>
    <w:p w14:paraId="5592AEA7" w14:textId="58091E30" w:rsidR="00876324" w:rsidRDefault="00853DEB" w:rsidP="00D92FD6">
      <w:pPr>
        <w:spacing w:line="360" w:lineRule="auto"/>
        <w:jc w:val="both"/>
        <w:rPr>
          <w:rFonts w:ascii="Times New Roman" w:hAnsi="Times New Roman" w:cs="Times New Roman"/>
        </w:rPr>
      </w:pPr>
      <w:r>
        <w:rPr>
          <w:rFonts w:ascii="Times New Roman" w:hAnsi="Times New Roman" w:cs="Times New Roman"/>
        </w:rPr>
        <w:t xml:space="preserve">In this optimisation problem, there are 10 wefts which can be arranged in any order, </w:t>
      </w:r>
      <w:r w:rsidR="00986267">
        <w:rPr>
          <w:rFonts w:ascii="Times New Roman" w:hAnsi="Times New Roman" w:cs="Times New Roman"/>
        </w:rPr>
        <w:t xml:space="preserve">giving </w:t>
      </w:r>
      <w:ins w:id="21" w:author="George Spackman" w:date="2022-03-25T20:53:00Z">
        <w:r w:rsidR="0003183F">
          <w:rPr>
            <w:rFonts w:ascii="Times New Roman" w:hAnsi="Times New Roman" w:cs="Times New Roman"/>
          </w:rPr>
          <w:t xml:space="preserve">(10! =) </w:t>
        </w:r>
      </w:ins>
      <w:r w:rsidR="00986267">
        <w:rPr>
          <w:rFonts w:ascii="Times New Roman" w:hAnsi="Times New Roman" w:cs="Times New Roman"/>
        </w:rPr>
        <w:t xml:space="preserve">3.6 </w:t>
      </w:r>
      <w:commentRangeStart w:id="22"/>
      <w:r w:rsidR="00986267">
        <w:rPr>
          <w:rFonts w:ascii="Times New Roman" w:hAnsi="Times New Roman" w:cs="Times New Roman"/>
        </w:rPr>
        <w:t>million</w:t>
      </w:r>
      <w:commentRangeEnd w:id="22"/>
      <w:r w:rsidR="0096472D">
        <w:rPr>
          <w:rStyle w:val="CommentReference"/>
        </w:rPr>
        <w:commentReference w:id="22"/>
      </w:r>
      <w:r>
        <w:rPr>
          <w:rFonts w:ascii="Times New Roman" w:hAnsi="Times New Roman" w:cs="Times New Roman"/>
        </w:rPr>
        <w:t xml:space="preserve"> possible permutations</w:t>
      </w:r>
      <w:commentRangeStart w:id="23"/>
      <w:commentRangeEnd w:id="23"/>
      <w:r>
        <w:rPr>
          <w:rStyle w:val="CommentReference"/>
        </w:rPr>
        <w:commentReference w:id="23"/>
      </w:r>
      <w:r>
        <w:rPr>
          <w:rFonts w:ascii="Times New Roman" w:hAnsi="Times New Roman" w:cs="Times New Roman"/>
        </w:rPr>
        <w:t>.</w:t>
      </w:r>
      <w:del w:id="24" w:author="George Spackman" w:date="2022-03-27T16:47:00Z">
        <w:r w:rsidDel="00441BEC">
          <w:rPr>
            <w:rFonts w:ascii="Times New Roman" w:hAnsi="Times New Roman" w:cs="Times New Roman"/>
          </w:rPr>
          <w:delText xml:space="preserve"> </w:delText>
        </w:r>
      </w:del>
      <w:r w:rsidR="00BA7E9E">
        <w:rPr>
          <w:rFonts w:ascii="Times New Roman" w:hAnsi="Times New Roman" w:cs="Times New Roman"/>
        </w:rPr>
        <w:t xml:space="preserve"> </w:t>
      </w:r>
      <w:ins w:id="25" w:author="George Spackman" w:date="2022-03-27T16:47:00Z">
        <w:r w:rsidR="00441BEC">
          <w:rPr>
            <w:rFonts w:ascii="Times New Roman" w:hAnsi="Times New Roman" w:cs="Times New Roman"/>
          </w:rPr>
          <w:t xml:space="preserve">The </w:t>
        </w:r>
      </w:ins>
      <w:del w:id="26" w:author="George Spackman" w:date="2022-03-25T20:54:00Z">
        <w:r w:rsidDel="0003183F">
          <w:rPr>
            <w:rFonts w:ascii="Times New Roman" w:hAnsi="Times New Roman" w:cs="Times New Roman"/>
          </w:rPr>
          <w:delText xml:space="preserve">Allowing </w:delText>
        </w:r>
      </w:del>
      <w:ins w:id="27" w:author="George Spackman" w:date="2022-03-27T16:47:00Z">
        <w:r w:rsidR="00441BEC">
          <w:rPr>
            <w:rFonts w:ascii="Times New Roman" w:hAnsi="Times New Roman" w:cs="Times New Roman"/>
          </w:rPr>
          <w:t>development of</w:t>
        </w:r>
      </w:ins>
      <w:ins w:id="28" w:author="George Spackman" w:date="2022-03-25T20:55:00Z">
        <w:r w:rsidR="0003183F">
          <w:rPr>
            <w:rFonts w:ascii="Times New Roman" w:hAnsi="Times New Roman" w:cs="Times New Roman"/>
          </w:rPr>
          <w:t xml:space="preserve"> a tool for</w:t>
        </w:r>
      </w:ins>
      <w:ins w:id="29" w:author="George Spackman" w:date="2022-03-25T20:54:00Z">
        <w:r w:rsidR="0003183F">
          <w:rPr>
            <w:rFonts w:ascii="Times New Roman" w:hAnsi="Times New Roman" w:cs="Times New Roman"/>
          </w:rPr>
          <w:t xml:space="preserve"> </w:t>
        </w:r>
      </w:ins>
      <w:r>
        <w:rPr>
          <w:rFonts w:ascii="Times New Roman" w:hAnsi="Times New Roman" w:cs="Times New Roman"/>
        </w:rPr>
        <w:t xml:space="preserve">the fast </w:t>
      </w:r>
      <w:del w:id="30" w:author="George Spackman" w:date="2022-03-25T20:55:00Z">
        <w:r w:rsidDel="0003183F">
          <w:rPr>
            <w:rFonts w:ascii="Times New Roman" w:hAnsi="Times New Roman" w:cs="Times New Roman"/>
          </w:rPr>
          <w:delText>generation of designs</w:delText>
        </w:r>
      </w:del>
      <w:ins w:id="31" w:author="George Spackman" w:date="2022-03-25T20:55:00Z">
        <w:r w:rsidR="0003183F">
          <w:rPr>
            <w:rFonts w:ascii="Times New Roman" w:hAnsi="Times New Roman" w:cs="Times New Roman"/>
          </w:rPr>
          <w:t>creation of T-joint geometry models</w:t>
        </w:r>
      </w:ins>
      <w:r>
        <w:rPr>
          <w:rFonts w:ascii="Times New Roman" w:hAnsi="Times New Roman" w:cs="Times New Roman"/>
        </w:rPr>
        <w:t xml:space="preserve"> means that the limitation of</w:t>
      </w:r>
      <w:ins w:id="32" w:author="George Spackman" w:date="2022-03-25T20:54:00Z">
        <w:r w:rsidR="0003183F">
          <w:rPr>
            <w:rFonts w:ascii="Times New Roman" w:hAnsi="Times New Roman" w:cs="Times New Roman"/>
          </w:rPr>
          <w:t xml:space="preserve"> manual</w:t>
        </w:r>
      </w:ins>
      <w:r>
        <w:rPr>
          <w:rFonts w:ascii="Times New Roman" w:hAnsi="Times New Roman" w:cs="Times New Roman"/>
        </w:rPr>
        <w:t xml:space="preserve"> model </w:t>
      </w:r>
      <w:commentRangeStart w:id="33"/>
      <w:r>
        <w:rPr>
          <w:rFonts w:ascii="Times New Roman" w:hAnsi="Times New Roman" w:cs="Times New Roman"/>
        </w:rPr>
        <w:t>generation</w:t>
      </w:r>
      <w:commentRangeEnd w:id="33"/>
      <w:r w:rsidR="00DD1B6D">
        <w:rPr>
          <w:rStyle w:val="CommentReference"/>
        </w:rPr>
        <w:commentReference w:id="33"/>
      </w:r>
      <w:r>
        <w:rPr>
          <w:rFonts w:ascii="Times New Roman" w:hAnsi="Times New Roman" w:cs="Times New Roman"/>
        </w:rPr>
        <w:t xml:space="preserve"> </w:t>
      </w:r>
      <w:del w:id="34" w:author="George Spackman" w:date="2022-03-25T20:54:00Z">
        <w:r w:rsidDel="0003183F">
          <w:rPr>
            <w:rFonts w:ascii="Times New Roman" w:hAnsi="Times New Roman" w:cs="Times New Roman"/>
          </w:rPr>
          <w:delText>has been reduced</w:delText>
        </w:r>
      </w:del>
      <w:ins w:id="35" w:author="George Spackman" w:date="2022-03-25T20:54:00Z">
        <w:r w:rsidR="0003183F">
          <w:rPr>
            <w:rFonts w:ascii="Times New Roman" w:hAnsi="Times New Roman" w:cs="Times New Roman"/>
          </w:rPr>
          <w:t>has been eliminated</w:t>
        </w:r>
      </w:ins>
      <w:r>
        <w:rPr>
          <w:rFonts w:ascii="Times New Roman" w:hAnsi="Times New Roman" w:cs="Times New Roman"/>
        </w:rPr>
        <w:t xml:space="preserve">. This can provide a step-change in the </w:t>
      </w:r>
      <w:commentRangeStart w:id="36"/>
      <w:del w:id="37" w:author="George Spackman" w:date="2022-03-25T20:53:00Z">
        <w:r w:rsidDel="0003183F">
          <w:rPr>
            <w:rFonts w:ascii="Times New Roman" w:hAnsi="Times New Roman" w:cs="Times New Roman"/>
          </w:rPr>
          <w:delText>design space</w:delText>
        </w:r>
        <w:commentRangeEnd w:id="36"/>
        <w:r w:rsidR="00DD1B6D" w:rsidDel="0003183F">
          <w:rPr>
            <w:rStyle w:val="CommentReference"/>
          </w:rPr>
          <w:commentReference w:id="36"/>
        </w:r>
        <w:r w:rsidDel="0003183F">
          <w:rPr>
            <w:rFonts w:ascii="Times New Roman" w:hAnsi="Times New Roman" w:cs="Times New Roman"/>
          </w:rPr>
          <w:delText xml:space="preserve"> for</w:delText>
        </w:r>
      </w:del>
      <w:ins w:id="38" w:author="George Spackman" w:date="2022-03-25T20:53:00Z">
        <w:r w:rsidR="0003183F">
          <w:rPr>
            <w:rFonts w:ascii="Times New Roman" w:hAnsi="Times New Roman" w:cs="Times New Roman"/>
          </w:rPr>
          <w:t>optimisation of</w:t>
        </w:r>
      </w:ins>
      <w:r>
        <w:rPr>
          <w:rFonts w:ascii="Times New Roman" w:hAnsi="Times New Roman" w:cs="Times New Roman"/>
        </w:rPr>
        <w:t xml:space="preserve"> weaves of these types.</w:t>
      </w:r>
      <w:r w:rsidR="00B01822">
        <w:rPr>
          <w:rFonts w:ascii="Times New Roman" w:hAnsi="Times New Roman" w:cs="Times New Roman"/>
        </w:rPr>
        <w:t xml:space="preserve"> </w:t>
      </w:r>
      <w:r w:rsidR="00876324">
        <w:rPr>
          <w:rFonts w:ascii="Times New Roman" w:hAnsi="Times New Roman" w:cs="Times New Roman"/>
        </w:rPr>
        <w:t xml:space="preserve">The optimised textile </w:t>
      </w:r>
      <w:r w:rsidR="00D92FD6">
        <w:rPr>
          <w:rFonts w:ascii="Times New Roman" w:hAnsi="Times New Roman" w:cs="Times New Roman"/>
        </w:rPr>
        <w:t xml:space="preserve">reinforcement </w:t>
      </w:r>
      <w:r w:rsidR="00876324">
        <w:rPr>
          <w:rFonts w:ascii="Times New Roman" w:hAnsi="Times New Roman" w:cs="Times New Roman"/>
        </w:rPr>
        <w:t xml:space="preserve">is compared to the naïve first guess for a woven T-joint based on orthogonal weaves. Failure of the elements </w:t>
      </w:r>
      <w:r w:rsidR="00845EF9">
        <w:rPr>
          <w:rFonts w:ascii="Times New Roman" w:hAnsi="Times New Roman" w:cs="Times New Roman"/>
        </w:rPr>
        <w:t>is</w:t>
      </w:r>
      <w:r w:rsidR="00876324">
        <w:rPr>
          <w:rFonts w:ascii="Times New Roman" w:hAnsi="Times New Roman" w:cs="Times New Roman"/>
        </w:rPr>
        <w:t xml:space="preserve"> shown to propagate within the expected </w:t>
      </w:r>
      <w:r w:rsidR="00B01822">
        <w:rPr>
          <w:rFonts w:ascii="Times New Roman" w:hAnsi="Times New Roman" w:cs="Times New Roman"/>
        </w:rPr>
        <w:t>junction</w:t>
      </w:r>
      <w:r w:rsidR="00876324">
        <w:rPr>
          <w:rFonts w:ascii="Times New Roman" w:hAnsi="Times New Roman" w:cs="Times New Roman"/>
        </w:rPr>
        <w:t xml:space="preserve"> zone where the stresses are highest. </w:t>
      </w:r>
    </w:p>
    <w:p w14:paraId="110D282E" w14:textId="40CB2A27" w:rsidR="003962C4" w:rsidRDefault="003962C4" w:rsidP="00D92FD6">
      <w:pPr>
        <w:spacing w:line="360" w:lineRule="auto"/>
        <w:jc w:val="both"/>
        <w:rPr>
          <w:rFonts w:ascii="Times New Roman" w:hAnsi="Times New Roman" w:cs="Times New Roman"/>
        </w:rPr>
      </w:pPr>
    </w:p>
    <w:p w14:paraId="4D1CF1E9" w14:textId="495280E4" w:rsidR="003962C4" w:rsidRDefault="003962C4" w:rsidP="00D92FD6">
      <w:pPr>
        <w:spacing w:line="360" w:lineRule="auto"/>
        <w:jc w:val="both"/>
        <w:rPr>
          <w:del w:id="39" w:author="Louise Brown (staff)" w:date="2022-03-25T20:50:00Z"/>
          <w:rFonts w:ascii="Times New Roman" w:hAnsi="Times New Roman" w:cs="Times New Roman"/>
        </w:rPr>
      </w:pPr>
      <w:moveFromRangeStart w:id="40" w:author="Louise Brown (staff)" w:date="2022-03-25T20:50:00Z" w:name="move99133866"/>
      <w:moveFrom w:id="41" w:author="Louise Brown (staff)" w:date="2022-03-25T20:50:00Z">
        <w:r>
          <w:rPr>
            <w:rFonts w:ascii="Times New Roman" w:hAnsi="Times New Roman" w:cs="Times New Roman"/>
          </w:rPr>
          <w:t xml:space="preserve">It is the aim of this section to demonstrate the possibility of optimisation for such 3D profiled structures. The case study presented here is one example for orthogonal </w:t>
        </w:r>
        <w:r w:rsidR="00597BA8">
          <w:rPr>
            <w:rFonts w:ascii="Times New Roman" w:hAnsi="Times New Roman" w:cs="Times New Roman"/>
          </w:rPr>
          <w:t xml:space="preserve">type </w:t>
        </w:r>
        <w:r>
          <w:rPr>
            <w:rFonts w:ascii="Times New Roman" w:hAnsi="Times New Roman" w:cs="Times New Roman"/>
          </w:rPr>
          <w:t xml:space="preserve">T-joint weaves but can be extended to other </w:t>
        </w:r>
        <w:r w:rsidR="00597BA8">
          <w:rPr>
            <w:rFonts w:ascii="Times New Roman" w:hAnsi="Times New Roman" w:cs="Times New Roman"/>
          </w:rPr>
          <w:t xml:space="preserve">profiled shapes containing bifurcations.  As well as other shapes, other objective functions can be considered if obtainable from the element stresses or load-displacement graphs where the analysis time is reduced when compared to full scale failure analysis. </w:t>
        </w:r>
      </w:moveFrom>
      <w:moveFromRangeEnd w:id="40"/>
    </w:p>
    <w:p w14:paraId="33EE1DE3" w14:textId="50FD6DE6" w:rsidR="00876324" w:rsidRDefault="00876324" w:rsidP="00D92FD6">
      <w:pPr>
        <w:spacing w:line="360" w:lineRule="auto"/>
        <w:jc w:val="both"/>
        <w:rPr>
          <w:rFonts w:ascii="Times New Roman" w:hAnsi="Times New Roman" w:cs="Times New Roman"/>
        </w:rPr>
      </w:pPr>
    </w:p>
    <w:p w14:paraId="256DE1A1" w14:textId="5B2E3664" w:rsidR="00876324" w:rsidRPr="00E51AAF" w:rsidRDefault="00FC1B29" w:rsidP="00D92FD6">
      <w:pPr>
        <w:spacing w:line="360" w:lineRule="auto"/>
        <w:jc w:val="both"/>
        <w:rPr>
          <w:rFonts w:ascii="Times New Roman" w:hAnsi="Times New Roman"/>
          <w:u w:val="single"/>
          <w:rPrChange w:id="42" w:author="Louise Brown (staff)" w:date="2022-03-25T20:50:00Z">
            <w:rPr>
              <w:rFonts w:ascii="Times New Roman" w:hAnsi="Times New Roman" w:cs="Times New Roman"/>
            </w:rPr>
          </w:rPrChange>
        </w:rPr>
      </w:pPr>
      <w:r w:rsidRPr="00E51AAF">
        <w:rPr>
          <w:rFonts w:ascii="Times New Roman" w:hAnsi="Times New Roman"/>
          <w:u w:val="single"/>
          <w:rPrChange w:id="43" w:author="Louise Brown (staff)" w:date="2022-03-25T20:50:00Z">
            <w:rPr>
              <w:rFonts w:ascii="Times New Roman" w:hAnsi="Times New Roman" w:cs="Times New Roman"/>
            </w:rPr>
          </w:rPrChange>
        </w:rPr>
        <w:t>7.2 Optimisation Problem</w:t>
      </w:r>
    </w:p>
    <w:p w14:paraId="16E97AFD" w14:textId="161FFB87" w:rsidR="00FC1B29" w:rsidRDefault="00FC1B29" w:rsidP="00D92FD6">
      <w:pPr>
        <w:spacing w:line="360" w:lineRule="auto"/>
        <w:jc w:val="both"/>
        <w:rPr>
          <w:rFonts w:ascii="Times New Roman" w:hAnsi="Times New Roman" w:cs="Times New Roman"/>
        </w:rPr>
      </w:pPr>
    </w:p>
    <w:p w14:paraId="640125AF" w14:textId="12663C28" w:rsidR="00FC1B29" w:rsidRDefault="00FC1B29" w:rsidP="00D92FD6">
      <w:pPr>
        <w:spacing w:line="360" w:lineRule="auto"/>
        <w:jc w:val="both"/>
        <w:rPr>
          <w:rFonts w:ascii="Times New Roman" w:hAnsi="Times New Roman" w:cs="Times New Roman"/>
        </w:rPr>
      </w:pPr>
      <w:r>
        <w:rPr>
          <w:rFonts w:ascii="Times New Roman" w:hAnsi="Times New Roman" w:cs="Times New Roman"/>
        </w:rPr>
        <w:lastRenderedPageBreak/>
        <w:t>The optimisation problem is to maximise the initial</w:t>
      </w:r>
      <w:r w:rsidR="00CA49B5">
        <w:rPr>
          <w:rFonts w:ascii="Times New Roman" w:hAnsi="Times New Roman" w:cs="Times New Roman"/>
        </w:rPr>
        <w:t xml:space="preserve"> tensile pull-off</w:t>
      </w:r>
      <w:r>
        <w:rPr>
          <w:rFonts w:ascii="Times New Roman" w:hAnsi="Times New Roman" w:cs="Times New Roman"/>
        </w:rPr>
        <w:t xml:space="preserve"> load which causes failure</w:t>
      </w:r>
      <w:r w:rsidR="00CA49B5">
        <w:rPr>
          <w:rFonts w:ascii="Times New Roman" w:hAnsi="Times New Roman" w:cs="Times New Roman"/>
        </w:rPr>
        <w:t xml:space="preserve"> in the T-joint</w:t>
      </w:r>
      <w:r w:rsidR="00597BA8">
        <w:rPr>
          <w:rFonts w:ascii="Times New Roman" w:hAnsi="Times New Roman" w:cs="Times New Roman"/>
        </w:rPr>
        <w:t xml:space="preserve">, subject to </w:t>
      </w:r>
      <w:proofErr w:type="spellStart"/>
      <w:r w:rsidR="00597BA8">
        <w:rPr>
          <w:rFonts w:ascii="Times New Roman" w:hAnsi="Times New Roman" w:cs="Times New Roman"/>
        </w:rPr>
        <w:t>Hashin’s</w:t>
      </w:r>
      <w:proofErr w:type="spellEnd"/>
      <w:r w:rsidR="00597BA8">
        <w:rPr>
          <w:rFonts w:ascii="Times New Roman" w:hAnsi="Times New Roman" w:cs="Times New Roman"/>
        </w:rPr>
        <w:t xml:space="preserve"> failure criteria in the yarns and the modified pressure dependent criterion in the bulk matrix</w:t>
      </w:r>
      <w:r>
        <w:rPr>
          <w:rFonts w:ascii="Times New Roman" w:hAnsi="Times New Roman" w:cs="Times New Roman"/>
        </w:rPr>
        <w:t xml:space="preserve">. </w:t>
      </w:r>
      <w:r w:rsidR="00CA49B5">
        <w:rPr>
          <w:rFonts w:ascii="Times New Roman" w:hAnsi="Times New Roman" w:cs="Times New Roman"/>
        </w:rPr>
        <w:t xml:space="preserve">The starting point is a 10 layer orthogonal weave containing a bifurcation. </w:t>
      </w:r>
      <w:r>
        <w:rPr>
          <w:rFonts w:ascii="Times New Roman" w:hAnsi="Times New Roman" w:cs="Times New Roman"/>
        </w:rPr>
        <w:t xml:space="preserve">The design variables are the end positions of the weft yarns after the bifurcation.  </w:t>
      </w:r>
      <w:r w:rsidR="0024457E">
        <w:rPr>
          <w:rFonts w:ascii="Times New Roman" w:hAnsi="Times New Roman" w:cs="Times New Roman"/>
        </w:rPr>
        <w:t>Each yarn can shift to any of the final end positions</w:t>
      </w:r>
      <w:r w:rsidR="00CA49B5">
        <w:rPr>
          <w:rFonts w:ascii="Times New Roman" w:hAnsi="Times New Roman" w:cs="Times New Roman"/>
        </w:rPr>
        <w:t xml:space="preserve"> and all end positions must have a yarn</w:t>
      </w:r>
      <w:r w:rsidR="0024457E">
        <w:rPr>
          <w:rFonts w:ascii="Times New Roman" w:hAnsi="Times New Roman" w:cs="Times New Roman"/>
        </w:rPr>
        <w:t>.</w:t>
      </w:r>
      <w:r w:rsidR="00CA49B5">
        <w:rPr>
          <w:rFonts w:ascii="Times New Roman" w:hAnsi="Times New Roman" w:cs="Times New Roman"/>
        </w:rPr>
        <w:t xml:space="preserve"> No end position can be occupied by more than a single yarn.</w:t>
      </w:r>
      <w:r w:rsidR="0024457E">
        <w:rPr>
          <w:rFonts w:ascii="Times New Roman" w:hAnsi="Times New Roman" w:cs="Times New Roman"/>
        </w:rPr>
        <w:t xml:space="preserve"> The only constraint on the design variables is that they must respect th</w:t>
      </w:r>
      <w:r w:rsidR="00CA49B5">
        <w:rPr>
          <w:rFonts w:ascii="Times New Roman" w:hAnsi="Times New Roman" w:cs="Times New Roman"/>
        </w:rPr>
        <w:t>is</w:t>
      </w:r>
      <w:r w:rsidR="0024457E">
        <w:rPr>
          <w:rFonts w:ascii="Times New Roman" w:hAnsi="Times New Roman" w:cs="Times New Roman"/>
        </w:rPr>
        <w:t xml:space="preserve"> </w:t>
      </w:r>
      <w:r w:rsidR="00CA49B5">
        <w:rPr>
          <w:rFonts w:ascii="Times New Roman" w:hAnsi="Times New Roman" w:cs="Times New Roman"/>
        </w:rPr>
        <w:t>permutation only condition.</w:t>
      </w:r>
    </w:p>
    <w:p w14:paraId="2625CC54" w14:textId="131C89CF" w:rsidR="004429CB" w:rsidRDefault="004429CB" w:rsidP="00D92FD6">
      <w:pPr>
        <w:spacing w:line="360" w:lineRule="auto"/>
        <w:jc w:val="both"/>
        <w:rPr>
          <w:rFonts w:ascii="Times New Roman" w:hAnsi="Times New Roman" w:cs="Times New Roman"/>
        </w:rPr>
      </w:pPr>
    </w:p>
    <w:p w14:paraId="48DF9521" w14:textId="5B261708" w:rsidR="004429CB" w:rsidRDefault="004429CB" w:rsidP="00D92FD6">
      <w:pPr>
        <w:spacing w:line="360" w:lineRule="auto"/>
        <w:jc w:val="both"/>
        <w:rPr>
          <w:rFonts w:ascii="Times New Roman" w:hAnsi="Times New Roman" w:cs="Times New Roman"/>
        </w:rPr>
      </w:pPr>
      <w:r>
        <w:rPr>
          <w:rFonts w:ascii="Times New Roman" w:hAnsi="Times New Roman" w:cs="Times New Roman"/>
        </w:rPr>
        <w:t>Therefore, each design is a 10 digit string</w:t>
      </w:r>
      <w:r w:rsidR="00127610">
        <w:rPr>
          <w:rFonts w:ascii="Times New Roman" w:hAnsi="Times New Roman" w:cs="Times New Roman"/>
        </w:rPr>
        <w:t>. For example, for the orthogonal weave reinforcement with no weft crossover where each weft yarn’s initial and final position in the textile matches</w:t>
      </w:r>
      <w:r>
        <w:rPr>
          <w:rFonts w:ascii="Times New Roman" w:hAnsi="Times New Roman" w:cs="Times New Roman"/>
        </w:rPr>
        <w:t>:</w:t>
      </w:r>
    </w:p>
    <w:p w14:paraId="7890BFF2" w14:textId="64209C2D" w:rsidR="004429CB" w:rsidRDefault="004429CB" w:rsidP="00D92FD6">
      <w:pPr>
        <w:spacing w:line="360" w:lineRule="auto"/>
        <w:jc w:val="both"/>
        <w:rPr>
          <w:rFonts w:ascii="Times New Roman" w:hAnsi="Times New Roman" w:cs="Times New Roman"/>
        </w:rPr>
      </w:pPr>
    </w:p>
    <w:p w14:paraId="408DA247" w14:textId="65EA96DE" w:rsidR="00BA428F" w:rsidRDefault="004429CB" w:rsidP="00D92FD6">
      <w:pPr>
        <w:spacing w:line="360" w:lineRule="auto"/>
        <w:jc w:val="both"/>
        <w:rPr>
          <w:rFonts w:ascii="Times New Roman" w:hAnsi="Times New Roman" w:cs="Times New Roman"/>
        </w:rPr>
      </w:pPr>
      <m:oMathPara>
        <m:oMath>
          <m:r>
            <w:rPr>
              <w:rFonts w:ascii="Cambria Math" w:hAnsi="Cambria Math" w:cs="Times New Roman"/>
            </w:rPr>
            <m:t>[0, 1, 2, 3, 4, 5, 6 ,7, 8, 9]</m:t>
          </m:r>
        </m:oMath>
      </m:oMathPara>
    </w:p>
    <w:p w14:paraId="762AB795" w14:textId="77777777" w:rsidR="004429CB" w:rsidRDefault="004429CB" w:rsidP="00D92FD6">
      <w:pPr>
        <w:spacing w:line="360" w:lineRule="auto"/>
        <w:jc w:val="both"/>
        <w:rPr>
          <w:rFonts w:ascii="Times New Roman" w:hAnsi="Times New Roman" w:cs="Times New Roman"/>
        </w:rPr>
      </w:pPr>
    </w:p>
    <w:p w14:paraId="658B5975" w14:textId="72DDFBC6" w:rsidR="004429CB" w:rsidRDefault="00127610" w:rsidP="00D92FD6">
      <w:pPr>
        <w:spacing w:line="360" w:lineRule="auto"/>
        <w:jc w:val="both"/>
        <w:rPr>
          <w:rFonts w:ascii="Times New Roman" w:hAnsi="Times New Roman" w:cs="Times New Roman"/>
        </w:rPr>
      </w:pPr>
      <w:r>
        <w:rPr>
          <w:rFonts w:ascii="Times New Roman" w:hAnsi="Times New Roman" w:cs="Times New Roman"/>
        </w:rPr>
        <w:t>Each</w:t>
      </w:r>
      <w:r w:rsidR="004429CB">
        <w:rPr>
          <w:rFonts w:ascii="Times New Roman" w:hAnsi="Times New Roman" w:cs="Times New Roman"/>
        </w:rPr>
        <w:t xml:space="preserve"> item in the string is an end position of the wefts. </w:t>
      </w:r>
    </w:p>
    <w:p w14:paraId="376EB2CC" w14:textId="2CCE1A39" w:rsidR="004429CB" w:rsidRDefault="004429CB" w:rsidP="00D92FD6">
      <w:pPr>
        <w:spacing w:line="360" w:lineRule="auto"/>
        <w:jc w:val="both"/>
        <w:rPr>
          <w:rFonts w:ascii="Times New Roman" w:hAnsi="Times New Roman" w:cs="Times New Roman"/>
        </w:rPr>
      </w:pPr>
    </w:p>
    <w:p w14:paraId="79D0B593" w14:textId="20DD9A90" w:rsidR="004429CB" w:rsidRDefault="004429CB" w:rsidP="00D92FD6">
      <w:pPr>
        <w:spacing w:line="360" w:lineRule="auto"/>
        <w:jc w:val="both"/>
        <w:rPr>
          <w:rFonts w:ascii="Times New Roman" w:hAnsi="Times New Roman" w:cs="Times New Roman"/>
        </w:rPr>
      </w:pPr>
      <w:r>
        <w:rPr>
          <w:rFonts w:ascii="Times New Roman" w:hAnsi="Times New Roman" w:cs="Times New Roman"/>
        </w:rPr>
        <w:t xml:space="preserve">Each weave is scored on its tensile load at initial failure. This is calculated </w:t>
      </w:r>
      <w:r w:rsidR="00845EF9">
        <w:rPr>
          <w:rFonts w:ascii="Times New Roman" w:hAnsi="Times New Roman" w:cs="Times New Roman"/>
        </w:rPr>
        <w:t>post finite element analysis</w:t>
      </w:r>
      <w:r w:rsidR="00C11323">
        <w:rPr>
          <w:rFonts w:ascii="Times New Roman" w:hAnsi="Times New Roman" w:cs="Times New Roman"/>
        </w:rPr>
        <w:t xml:space="preserve"> by iterating through the elements for every time frame</w:t>
      </w:r>
      <w:r w:rsidR="00845EF9">
        <w:rPr>
          <w:rFonts w:ascii="Times New Roman" w:hAnsi="Times New Roman" w:cs="Times New Roman"/>
        </w:rPr>
        <w:t xml:space="preserve"> </w:t>
      </w:r>
      <w:r>
        <w:rPr>
          <w:rFonts w:ascii="Times New Roman" w:hAnsi="Times New Roman" w:cs="Times New Roman"/>
        </w:rPr>
        <w:t xml:space="preserve">using the </w:t>
      </w:r>
      <w:r w:rsidR="00845EF9">
        <w:rPr>
          <w:rFonts w:ascii="Times New Roman" w:hAnsi="Times New Roman" w:cs="Times New Roman"/>
        </w:rPr>
        <w:t xml:space="preserve">failure criteria set out in Chapter 6. </w:t>
      </w:r>
    </w:p>
    <w:p w14:paraId="5E523EC1" w14:textId="143E57DE" w:rsidR="004429CB" w:rsidRDefault="004429CB" w:rsidP="00D92FD6">
      <w:pPr>
        <w:spacing w:line="360" w:lineRule="auto"/>
        <w:jc w:val="both"/>
        <w:rPr>
          <w:rFonts w:ascii="Times New Roman" w:hAnsi="Times New Roman" w:cs="Times New Roman"/>
        </w:rPr>
      </w:pPr>
    </w:p>
    <w:p w14:paraId="36BDACC0" w14:textId="542E565E" w:rsidR="004429CB" w:rsidRPr="00E51AAF" w:rsidRDefault="004429CB" w:rsidP="00D92FD6">
      <w:pPr>
        <w:spacing w:line="360" w:lineRule="auto"/>
        <w:jc w:val="both"/>
        <w:rPr>
          <w:rFonts w:ascii="Times New Roman" w:hAnsi="Times New Roman"/>
          <w:u w:val="single"/>
          <w:rPrChange w:id="44" w:author="Louise Brown (staff)" w:date="2022-03-25T20:50:00Z">
            <w:rPr>
              <w:rFonts w:ascii="Times New Roman" w:hAnsi="Times New Roman" w:cs="Times New Roman"/>
            </w:rPr>
          </w:rPrChange>
        </w:rPr>
      </w:pPr>
      <w:r w:rsidRPr="00E51AAF">
        <w:rPr>
          <w:rFonts w:ascii="Times New Roman" w:hAnsi="Times New Roman"/>
          <w:u w:val="single"/>
          <w:rPrChange w:id="45" w:author="Louise Brown (staff)" w:date="2022-03-25T20:50:00Z">
            <w:rPr>
              <w:rFonts w:ascii="Times New Roman" w:hAnsi="Times New Roman" w:cs="Times New Roman"/>
            </w:rPr>
          </w:rPrChange>
        </w:rPr>
        <w:t xml:space="preserve">7.3 </w:t>
      </w:r>
      <w:commentRangeStart w:id="46"/>
      <w:r w:rsidRPr="00E51AAF">
        <w:rPr>
          <w:rFonts w:ascii="Times New Roman" w:hAnsi="Times New Roman"/>
          <w:u w:val="single"/>
          <w:rPrChange w:id="47" w:author="Louise Brown (staff)" w:date="2022-03-25T20:50:00Z">
            <w:rPr>
              <w:rFonts w:ascii="Times New Roman" w:hAnsi="Times New Roman" w:cs="Times New Roman"/>
            </w:rPr>
          </w:rPrChange>
        </w:rPr>
        <w:t>Implementation</w:t>
      </w:r>
      <w:commentRangeEnd w:id="46"/>
      <w:r w:rsidR="00C11323">
        <w:rPr>
          <w:rStyle w:val="CommentReference"/>
        </w:rPr>
        <w:commentReference w:id="46"/>
      </w:r>
      <w:r w:rsidR="0082112E" w:rsidRPr="00E51AAF">
        <w:rPr>
          <w:rFonts w:ascii="Times New Roman" w:hAnsi="Times New Roman"/>
          <w:u w:val="single"/>
          <w:rPrChange w:id="48" w:author="Louise Brown (staff)" w:date="2022-03-25T20:50:00Z">
            <w:rPr>
              <w:rFonts w:ascii="Times New Roman" w:hAnsi="Times New Roman" w:cs="Times New Roman"/>
            </w:rPr>
          </w:rPrChange>
        </w:rPr>
        <w:t xml:space="preserve"> of Binary Encoding of Design Variables</w:t>
      </w:r>
    </w:p>
    <w:p w14:paraId="7F062080" w14:textId="77777777" w:rsidR="004429CB" w:rsidRDefault="004429CB" w:rsidP="00D92FD6">
      <w:pPr>
        <w:spacing w:line="360" w:lineRule="auto"/>
        <w:jc w:val="both"/>
        <w:rPr>
          <w:rFonts w:ascii="Times New Roman" w:hAnsi="Times New Roman" w:cs="Times New Roman"/>
        </w:rPr>
      </w:pPr>
    </w:p>
    <w:p w14:paraId="0B68E647" w14:textId="7F0F0622" w:rsidR="00BA428F" w:rsidRDefault="004429CB" w:rsidP="00D92FD6">
      <w:pPr>
        <w:spacing w:line="360" w:lineRule="auto"/>
        <w:jc w:val="both"/>
        <w:rPr>
          <w:del w:id="49" w:author="Louise Brown (staff)" w:date="2022-03-25T20:50:00Z"/>
          <w:rFonts w:ascii="Times New Roman" w:hAnsi="Times New Roman" w:cs="Times New Roman"/>
        </w:rPr>
      </w:pPr>
      <w:r>
        <w:rPr>
          <w:rFonts w:ascii="Times New Roman" w:hAnsi="Times New Roman" w:cs="Times New Roman"/>
        </w:rPr>
        <w:t>Genetic algorithms generate design variables by varying the individual design variables within bounds. This is achieved using the mutation and crossover functions that seek to mimic</w:t>
      </w:r>
      <w:r w:rsidR="00845EF9">
        <w:rPr>
          <w:rFonts w:ascii="Times New Roman" w:hAnsi="Times New Roman" w:cs="Times New Roman"/>
        </w:rPr>
        <w:t xml:space="preserve"> the biological processes by which genetic characteristics are passed from one generation to the next. In most cases, this allows </w:t>
      </w:r>
      <w:r w:rsidR="00F5190D">
        <w:rPr>
          <w:rFonts w:ascii="Times New Roman" w:hAnsi="Times New Roman" w:cs="Times New Roman"/>
        </w:rPr>
        <w:t xml:space="preserve">the </w:t>
      </w:r>
      <w:r w:rsidR="00845EF9">
        <w:rPr>
          <w:rFonts w:ascii="Times New Roman" w:hAnsi="Times New Roman" w:cs="Times New Roman"/>
        </w:rPr>
        <w:t xml:space="preserve">individual </w:t>
      </w:r>
      <w:r w:rsidR="00F5190D">
        <w:rPr>
          <w:rFonts w:ascii="Times New Roman" w:hAnsi="Times New Roman" w:cs="Times New Roman"/>
        </w:rPr>
        <w:t xml:space="preserve">digits that represent design variables </w:t>
      </w:r>
      <w:ins w:id="50" w:author="Louise Brown (staff)" w:date="2022-03-25T20:50:00Z">
        <w:r w:rsidR="000923F5">
          <w:rPr>
            <w:rFonts w:ascii="Times New Roman" w:hAnsi="Times New Roman" w:cs="Times New Roman"/>
          </w:rPr>
          <w:t>multiple times within</w:t>
        </w:r>
      </w:ins>
      <w:del w:id="51" w:author="Louise Brown (staff)" w:date="2022-03-25T20:50:00Z">
        <w:r w:rsidR="00F5190D">
          <w:rPr>
            <w:rFonts w:ascii="Times New Roman" w:hAnsi="Times New Roman" w:cs="Times New Roman"/>
          </w:rPr>
          <w:delText>to repeat from one value to</w:delText>
        </w:r>
      </w:del>
      <w:r w:rsidR="00F5190D">
        <w:rPr>
          <w:rFonts w:ascii="Times New Roman" w:hAnsi="Times New Roman" w:cs="Times New Roman"/>
        </w:rPr>
        <w:t xml:space="preserve"> the </w:t>
      </w:r>
      <w:ins w:id="52" w:author="Louise Brown (staff)" w:date="2022-03-25T20:50:00Z">
        <w:r w:rsidR="000923F5">
          <w:rPr>
            <w:rFonts w:ascii="Times New Roman" w:hAnsi="Times New Roman" w:cs="Times New Roman"/>
          </w:rPr>
          <w:t>same design string</w:t>
        </w:r>
        <w:commentRangeStart w:id="53"/>
        <w:r w:rsidR="00F5190D">
          <w:rPr>
            <w:rFonts w:ascii="Times New Roman" w:hAnsi="Times New Roman" w:cs="Times New Roman"/>
          </w:rPr>
          <w:t xml:space="preserve"> </w:t>
        </w:r>
        <w:commentRangeEnd w:id="53"/>
        <w:r w:rsidR="00E46663">
          <w:rPr>
            <w:rStyle w:val="CommentReference"/>
          </w:rPr>
          <w:commentReference w:id="53"/>
        </w:r>
      </w:ins>
      <w:del w:id="54" w:author="Louise Brown (staff)" w:date="2022-03-25T20:50:00Z">
        <w:r w:rsidR="00F5190D">
          <w:rPr>
            <w:rFonts w:ascii="Times New Roman" w:hAnsi="Times New Roman" w:cs="Times New Roman"/>
          </w:rPr>
          <w:delText xml:space="preserve">next </w:delText>
        </w:r>
      </w:del>
      <w:r w:rsidR="00F5190D">
        <w:rPr>
          <w:rFonts w:ascii="Times New Roman" w:hAnsi="Times New Roman" w:cs="Times New Roman"/>
        </w:rPr>
        <w:t xml:space="preserve">as the algorithm selects each value independently while respecting any linear constraints. </w:t>
      </w:r>
      <w:ins w:id="55" w:author="Louise Brown (staff)" w:date="2022-03-25T20:50:00Z">
        <w:r w:rsidR="000923F5">
          <w:rPr>
            <w:rFonts w:ascii="Times New Roman" w:hAnsi="Times New Roman" w:cs="Times New Roman"/>
          </w:rPr>
          <w:t xml:space="preserve">One example is </w:t>
        </w:r>
      </w:ins>
    </w:p>
    <w:p w14:paraId="7E6B4534" w14:textId="744AC9A8" w:rsidR="00F5190D" w:rsidRDefault="00F5190D" w:rsidP="00D92FD6">
      <w:pPr>
        <w:spacing w:line="360" w:lineRule="auto"/>
        <w:jc w:val="both"/>
        <w:rPr>
          <w:rFonts w:ascii="Times New Roman" w:hAnsi="Times New Roman" w:cs="Times New Roman"/>
        </w:rPr>
      </w:pPr>
    </w:p>
    <w:p w14:paraId="3FD9BAA8" w14:textId="1EDA950D" w:rsidR="000923F5" w:rsidRDefault="000923F5" w:rsidP="00D92FD6">
      <w:pPr>
        <w:spacing w:line="360" w:lineRule="auto"/>
        <w:jc w:val="both"/>
        <w:rPr>
          <w:ins w:id="56" w:author="Louise Brown (staff)" w:date="2022-03-25T20:50:00Z"/>
          <w:rFonts w:ascii="Times New Roman" w:hAnsi="Times New Roman" w:cs="Times New Roman"/>
        </w:rPr>
      </w:pPr>
    </w:p>
    <w:p w14:paraId="2C0B292B" w14:textId="32D5C3E2" w:rsidR="000923F5" w:rsidRPr="000923F5" w:rsidRDefault="000923F5" w:rsidP="000923F5">
      <w:pPr>
        <w:spacing w:line="360" w:lineRule="auto"/>
        <w:jc w:val="both"/>
        <w:rPr>
          <w:ins w:id="57" w:author="Louise Brown (staff)" w:date="2022-03-25T20:50:00Z"/>
          <w:rFonts w:ascii="Times New Roman" w:eastAsiaTheme="minorEastAsia" w:hAnsi="Times New Roman" w:cs="Times New Roman"/>
        </w:rPr>
      </w:pPr>
      <m:oMathPara>
        <m:oMath>
          <m:r>
            <w:ins w:id="58" w:author="Louise Brown (staff)" w:date="2022-03-25T20:50:00Z">
              <w:rPr>
                <w:rFonts w:ascii="Cambria Math" w:hAnsi="Cambria Math" w:cs="Times New Roman"/>
              </w:rPr>
              <m:t>[1, 2, 3, 2]</m:t>
            </w:ins>
          </m:r>
        </m:oMath>
      </m:oMathPara>
    </w:p>
    <w:p w14:paraId="71C64935" w14:textId="77777777" w:rsidR="000923F5" w:rsidRDefault="000923F5" w:rsidP="000923F5">
      <w:pPr>
        <w:spacing w:line="360" w:lineRule="auto"/>
        <w:jc w:val="both"/>
        <w:rPr>
          <w:ins w:id="59" w:author="Louise Brown (staff)" w:date="2022-03-25T20:50:00Z"/>
          <w:rFonts w:ascii="Times New Roman" w:eastAsiaTheme="minorEastAsia" w:hAnsi="Times New Roman" w:cs="Times New Roman"/>
        </w:rPr>
      </w:pPr>
    </w:p>
    <w:p w14:paraId="47345B8B" w14:textId="623FD540" w:rsidR="000923F5" w:rsidRPr="000923F5" w:rsidRDefault="000923F5" w:rsidP="000923F5">
      <w:pPr>
        <w:spacing w:line="360" w:lineRule="auto"/>
        <w:jc w:val="both"/>
        <w:rPr>
          <w:ins w:id="60" w:author="Louise Brown (staff)" w:date="2022-03-25T20:50:00Z"/>
          <w:rFonts w:ascii="Times New Roman" w:eastAsiaTheme="minorEastAsia" w:hAnsi="Times New Roman" w:cs="Times New Roman"/>
        </w:rPr>
      </w:pPr>
      <w:ins w:id="61" w:author="Louise Brown (staff)" w:date="2022-03-25T20:50:00Z">
        <w:r>
          <w:rPr>
            <w:rFonts w:ascii="Times New Roman" w:eastAsiaTheme="minorEastAsia" w:hAnsi="Times New Roman" w:cs="Times New Roman"/>
          </w:rPr>
          <w:lastRenderedPageBreak/>
          <w:t>Where the design variable “2” repeats twice</w:t>
        </w:r>
        <w:r w:rsidR="005962B0">
          <w:rPr>
            <w:rFonts w:ascii="Times New Roman" w:eastAsiaTheme="minorEastAsia" w:hAnsi="Times New Roman" w:cs="Times New Roman"/>
          </w:rPr>
          <w:t xml:space="preserve"> in the string</w:t>
        </w:r>
        <w:r>
          <w:rPr>
            <w:rFonts w:ascii="Times New Roman" w:eastAsiaTheme="minorEastAsia" w:hAnsi="Times New Roman" w:cs="Times New Roman"/>
          </w:rPr>
          <w:t>.</w:t>
        </w:r>
        <w:r w:rsidR="005962B0">
          <w:rPr>
            <w:rFonts w:ascii="Times New Roman" w:eastAsiaTheme="minorEastAsia" w:hAnsi="Times New Roman" w:cs="Times New Roman"/>
          </w:rPr>
          <w:t xml:space="preserve"> In this case where the design variables represent the height positions of the wefts in the textile after the bifurcation it is not possible to have repeats.</w:t>
        </w:r>
      </w:ins>
    </w:p>
    <w:p w14:paraId="38880CB4" w14:textId="77777777" w:rsidR="000923F5" w:rsidRDefault="000923F5" w:rsidP="00D92FD6">
      <w:pPr>
        <w:spacing w:line="360" w:lineRule="auto"/>
        <w:jc w:val="both"/>
        <w:rPr>
          <w:ins w:id="62" w:author="Louise Brown (staff)" w:date="2022-03-25T20:50:00Z"/>
          <w:rFonts w:ascii="Times New Roman" w:hAnsi="Times New Roman" w:cs="Times New Roman"/>
        </w:rPr>
      </w:pPr>
    </w:p>
    <w:p w14:paraId="6AA0968A" w14:textId="037F3262" w:rsidR="005A1FB6" w:rsidRDefault="00F5190D" w:rsidP="00D92FD6">
      <w:pPr>
        <w:spacing w:line="360" w:lineRule="auto"/>
        <w:jc w:val="both"/>
        <w:rPr>
          <w:rFonts w:ascii="Times New Roman" w:hAnsi="Times New Roman" w:cs="Times New Roman"/>
        </w:rPr>
      </w:pPr>
      <w:r>
        <w:rPr>
          <w:rFonts w:ascii="Times New Roman" w:hAnsi="Times New Roman" w:cs="Times New Roman"/>
        </w:rPr>
        <w:t xml:space="preserve">To prevent this in </w:t>
      </w:r>
      <w:r w:rsidR="00FD4A52">
        <w:rPr>
          <w:rFonts w:ascii="Times New Roman" w:hAnsi="Times New Roman" w:cs="Times New Roman"/>
        </w:rPr>
        <w:t>the</w:t>
      </w:r>
      <w:r>
        <w:rPr>
          <w:rFonts w:ascii="Times New Roman" w:hAnsi="Times New Roman" w:cs="Times New Roman"/>
        </w:rPr>
        <w:t xml:space="preserve"> </w:t>
      </w:r>
      <w:r w:rsidR="00D92FD6">
        <w:rPr>
          <w:rFonts w:ascii="Times New Roman" w:hAnsi="Times New Roman" w:cs="Times New Roman"/>
        </w:rPr>
        <w:t>permutation-based</w:t>
      </w:r>
      <w:r>
        <w:rPr>
          <w:rFonts w:ascii="Times New Roman" w:hAnsi="Times New Roman" w:cs="Times New Roman"/>
        </w:rPr>
        <w:t xml:space="preserve"> optimisation, </w:t>
      </w:r>
      <w:r w:rsidR="00DF7F73">
        <w:rPr>
          <w:rFonts w:ascii="Times New Roman" w:hAnsi="Times New Roman" w:cs="Times New Roman"/>
        </w:rPr>
        <w:t xml:space="preserve">the design variables were encoded as </w:t>
      </w:r>
      <w:proofErr w:type="gramStart"/>
      <w:r w:rsidR="00DF7F73">
        <w:rPr>
          <w:rFonts w:ascii="Times New Roman" w:hAnsi="Times New Roman" w:cs="Times New Roman"/>
        </w:rPr>
        <w:t>4 bit</w:t>
      </w:r>
      <w:proofErr w:type="gramEnd"/>
      <w:r w:rsidR="00DF7F73">
        <w:rPr>
          <w:rFonts w:ascii="Times New Roman" w:hAnsi="Times New Roman" w:cs="Times New Roman"/>
        </w:rPr>
        <w:t xml:space="preserve"> binary strings</w:t>
      </w:r>
      <w:r w:rsidR="005A1FB6">
        <w:rPr>
          <w:rFonts w:ascii="Times New Roman" w:hAnsi="Times New Roman" w:cs="Times New Roman"/>
        </w:rPr>
        <w:t xml:space="preserve"> which</w:t>
      </w:r>
      <w:r w:rsidR="00D92FD6">
        <w:rPr>
          <w:rFonts w:ascii="Times New Roman" w:hAnsi="Times New Roman" w:cs="Times New Roman"/>
        </w:rPr>
        <w:t xml:space="preserve"> can</w:t>
      </w:r>
      <w:r w:rsidR="005A1FB6">
        <w:rPr>
          <w:rFonts w:ascii="Times New Roman" w:hAnsi="Times New Roman" w:cs="Times New Roman"/>
        </w:rPr>
        <w:t xml:space="preserve"> hold integer values from 0 to 15</w:t>
      </w:r>
      <w:r w:rsidR="00DF7F73">
        <w:rPr>
          <w:rFonts w:ascii="Times New Roman" w:hAnsi="Times New Roman" w:cs="Times New Roman"/>
        </w:rPr>
        <w:t>.</w:t>
      </w:r>
      <w:r w:rsidR="005A1FB6">
        <w:rPr>
          <w:rFonts w:ascii="Times New Roman" w:hAnsi="Times New Roman" w:cs="Times New Roman"/>
        </w:rPr>
        <w:t xml:space="preserve"> For a design </w:t>
      </w:r>
      <w:r w:rsidR="00D54A09">
        <w:rPr>
          <w:rFonts w:ascii="Times New Roman" w:hAnsi="Times New Roman" w:cs="Times New Roman"/>
        </w:rPr>
        <w:t xml:space="preserve">permutation </w:t>
      </w:r>
      <w:r w:rsidR="005A1FB6">
        <w:rPr>
          <w:rFonts w:ascii="Times New Roman" w:hAnsi="Times New Roman" w:cs="Times New Roman"/>
        </w:rPr>
        <w:t xml:space="preserve">with 4 variables this conversion could look like. </w:t>
      </w:r>
    </w:p>
    <w:p w14:paraId="680A91A5" w14:textId="78825AB4" w:rsidR="005A1FB6" w:rsidRDefault="005A1FB6" w:rsidP="00D92FD6">
      <w:pPr>
        <w:spacing w:line="360" w:lineRule="auto"/>
        <w:jc w:val="both"/>
        <w:rPr>
          <w:rFonts w:ascii="Times New Roman" w:hAnsi="Times New Roman" w:cs="Times New Roman"/>
        </w:rPr>
      </w:pPr>
    </w:p>
    <w:p w14:paraId="3BDE9D95" w14:textId="537C17E3" w:rsidR="005A1FB6" w:rsidRDefault="005A1FB6" w:rsidP="00D92FD6">
      <w:pPr>
        <w:spacing w:line="360" w:lineRule="auto"/>
        <w:jc w:val="both"/>
        <w:rPr>
          <w:rFonts w:ascii="Times New Roman" w:hAnsi="Times New Roman" w:cs="Times New Roman"/>
        </w:rPr>
      </w:pPr>
      <m:oMathPara>
        <m:oMath>
          <m:r>
            <w:rPr>
              <w:rFonts w:ascii="Cambria Math" w:eastAsiaTheme="minorEastAsia" w:hAnsi="Cambria Math" w:cs="Times New Roman"/>
            </w:rPr>
            <m:t xml:space="preserve">[0011 0001  0011  0101] </m:t>
          </m:r>
        </m:oMath>
      </m:oMathPara>
    </w:p>
    <w:p w14:paraId="7D76FD9C" w14:textId="77777777" w:rsidR="00D54A09" w:rsidRDefault="00D54A09" w:rsidP="00D92FD6">
      <w:pPr>
        <w:spacing w:line="360" w:lineRule="auto"/>
        <w:jc w:val="both"/>
        <w:rPr>
          <w:rFonts w:ascii="Times New Roman" w:hAnsi="Times New Roman" w:cs="Times New Roman"/>
        </w:rPr>
      </w:pPr>
    </w:p>
    <w:p w14:paraId="21B6ADB3" w14:textId="327CEC03" w:rsidR="005A1FB6" w:rsidRDefault="00D13488" w:rsidP="00D92FD6">
      <w:pPr>
        <w:spacing w:line="360" w:lineRule="auto"/>
        <w:jc w:val="both"/>
        <w:rPr>
          <w:rFonts w:ascii="Times New Roman" w:hAnsi="Times New Roman" w:cs="Times New Roman"/>
        </w:rPr>
      </w:pPr>
      <w:r>
        <w:rPr>
          <w:rFonts w:ascii="Times New Roman" w:hAnsi="Times New Roman" w:cs="Times New Roman"/>
        </w:rPr>
        <w:t xml:space="preserve">Which in decimal is </w:t>
      </w:r>
    </w:p>
    <w:p w14:paraId="64282CDB" w14:textId="094C9D4B" w:rsidR="00D13488" w:rsidRDefault="00D13488" w:rsidP="00D92FD6">
      <w:pPr>
        <w:spacing w:line="360" w:lineRule="auto"/>
        <w:jc w:val="both"/>
        <w:rPr>
          <w:rFonts w:ascii="Times New Roman" w:hAnsi="Times New Roman" w:cs="Times New Roman"/>
        </w:rPr>
      </w:pPr>
      <m:oMathPara>
        <m:oMath>
          <m:r>
            <w:rPr>
              <w:rFonts w:ascii="Cambria Math" w:hAnsi="Cambria Math" w:cs="Times New Roman"/>
            </w:rPr>
            <m:t>[3</m:t>
          </m:r>
          <m:r>
            <w:del w:id="63" w:author="Thomas Turner (staff)" w:date="2022-03-25T20:50:00Z">
              <w:rPr>
                <w:rFonts w:ascii="Cambria Math" w:hAnsi="Cambria Math" w:cs="Times New Roman"/>
              </w:rPr>
              <m:t>,</m:t>
            </w:del>
          </m:r>
          <m:r>
            <w:rPr>
              <w:rFonts w:ascii="Cambria Math" w:hAnsi="Cambria Math" w:cs="Times New Roman"/>
            </w:rPr>
            <m:t xml:space="preserve"> 1</m:t>
          </m:r>
          <m:r>
            <w:del w:id="64" w:author="Thomas Turner (staff)" w:date="2022-03-25T20:50:00Z">
              <w:rPr>
                <w:rFonts w:ascii="Cambria Math" w:hAnsi="Cambria Math" w:cs="Times New Roman"/>
              </w:rPr>
              <m:t>,</m:t>
            </w:del>
          </m:r>
          <m:r>
            <w:rPr>
              <w:rFonts w:ascii="Cambria Math" w:hAnsi="Cambria Math" w:cs="Times New Roman"/>
            </w:rPr>
            <m:t xml:space="preserve"> 3</m:t>
          </m:r>
          <m:r>
            <w:del w:id="65" w:author="Thomas Turner (staff)" w:date="2022-03-25T20:50:00Z">
              <w:rPr>
                <w:rFonts w:ascii="Cambria Math" w:hAnsi="Cambria Math" w:cs="Times New Roman"/>
              </w:rPr>
              <m:t>,</m:t>
            </w:del>
          </m:r>
          <m:r>
            <w:rPr>
              <w:rFonts w:ascii="Cambria Math" w:hAnsi="Cambria Math" w:cs="Times New Roman"/>
            </w:rPr>
            <m:t xml:space="preserve"> 5]</m:t>
          </m:r>
        </m:oMath>
      </m:oMathPara>
    </w:p>
    <w:p w14:paraId="424409FB" w14:textId="40854970" w:rsidR="005A1FB6" w:rsidRDefault="005A1FB6" w:rsidP="00D92FD6">
      <w:pPr>
        <w:spacing w:line="360" w:lineRule="auto"/>
        <w:jc w:val="both"/>
        <w:rPr>
          <w:rFonts w:ascii="Times New Roman" w:hAnsi="Times New Roman" w:cs="Times New Roman"/>
        </w:rPr>
      </w:pPr>
    </w:p>
    <w:p w14:paraId="5D867BA5" w14:textId="1269EA7C" w:rsidR="00D13488" w:rsidRDefault="00D13488" w:rsidP="00D92FD6">
      <w:pPr>
        <w:spacing w:line="360" w:lineRule="auto"/>
        <w:jc w:val="both"/>
        <w:rPr>
          <w:rFonts w:ascii="Times New Roman" w:hAnsi="Times New Roman" w:cs="Times New Roman"/>
        </w:rPr>
      </w:pPr>
      <w:r>
        <w:rPr>
          <w:rFonts w:ascii="Times New Roman" w:hAnsi="Times New Roman" w:cs="Times New Roman"/>
        </w:rPr>
        <w:t xml:space="preserve">Each of the </w:t>
      </w:r>
      <w:ins w:id="66" w:author="George Spackman" w:date="2022-03-25T21:35:00Z">
        <w:r w:rsidR="000834CA">
          <w:rPr>
            <w:rFonts w:ascii="Times New Roman" w:hAnsi="Times New Roman" w:cs="Times New Roman"/>
          </w:rPr>
          <w:t>variables</w:t>
        </w:r>
      </w:ins>
      <w:del w:id="67" w:author="George Spackman" w:date="2022-03-25T21:35:00Z">
        <w:r w:rsidDel="000834CA">
          <w:rPr>
            <w:rFonts w:ascii="Times New Roman" w:hAnsi="Times New Roman" w:cs="Times New Roman"/>
          </w:rPr>
          <w:delText>designs</w:delText>
        </w:r>
      </w:del>
      <w:r>
        <w:rPr>
          <w:rFonts w:ascii="Times New Roman" w:hAnsi="Times New Roman" w:cs="Times New Roman"/>
        </w:rPr>
        <w:t xml:space="preserve"> are then ranked from lowest to highest and </w:t>
      </w:r>
      <w:commentRangeStart w:id="68"/>
      <w:commentRangeStart w:id="69"/>
      <w:r>
        <w:rPr>
          <w:rFonts w:ascii="Times New Roman" w:hAnsi="Times New Roman" w:cs="Times New Roman"/>
        </w:rPr>
        <w:t>any ties broken</w:t>
      </w:r>
      <w:commentRangeEnd w:id="68"/>
      <w:r w:rsidR="00596267">
        <w:rPr>
          <w:rStyle w:val="CommentReference"/>
        </w:rPr>
        <w:commentReference w:id="68"/>
      </w:r>
      <w:r>
        <w:rPr>
          <w:rFonts w:ascii="Times New Roman" w:hAnsi="Times New Roman" w:cs="Times New Roman"/>
        </w:rPr>
        <w:t xml:space="preserve"> at random.</w:t>
      </w:r>
      <w:commentRangeEnd w:id="69"/>
      <w:r w:rsidR="008C0309">
        <w:rPr>
          <w:rStyle w:val="CommentReference"/>
        </w:rPr>
        <w:commentReference w:id="69"/>
      </w:r>
      <w:r>
        <w:rPr>
          <w:rFonts w:ascii="Times New Roman" w:hAnsi="Times New Roman" w:cs="Times New Roman"/>
        </w:rPr>
        <w:t xml:space="preserve"> </w:t>
      </w:r>
      <w:r w:rsidR="00FD4A52">
        <w:rPr>
          <w:rFonts w:ascii="Times New Roman" w:hAnsi="Times New Roman" w:cs="Times New Roman"/>
        </w:rPr>
        <w:t xml:space="preserve">In this case, the design variables in positions 1 and 3 have the same ranking either coming second and third or third and second from lowest. </w:t>
      </w:r>
      <w:r>
        <w:rPr>
          <w:rFonts w:ascii="Times New Roman" w:hAnsi="Times New Roman" w:cs="Times New Roman"/>
        </w:rPr>
        <w:t>For the example this would give the final design string</w:t>
      </w:r>
      <w:r w:rsidR="00D54A09">
        <w:rPr>
          <w:rFonts w:ascii="Times New Roman" w:hAnsi="Times New Roman" w:cs="Times New Roman"/>
        </w:rPr>
        <w:t xml:space="preserve"> permutation</w:t>
      </w:r>
      <w:r w:rsidR="00FD4A52">
        <w:rPr>
          <w:rFonts w:ascii="Times New Roman" w:hAnsi="Times New Roman" w:cs="Times New Roman"/>
        </w:rPr>
        <w:t>, containing the rankings,</w:t>
      </w:r>
      <w:r>
        <w:rPr>
          <w:rFonts w:ascii="Times New Roman" w:hAnsi="Times New Roman" w:cs="Times New Roman"/>
        </w:rPr>
        <w:t xml:space="preserve"> as</w:t>
      </w:r>
      <w:r w:rsidR="00D54A09">
        <w:rPr>
          <w:rFonts w:ascii="Times New Roman" w:hAnsi="Times New Roman" w:cs="Times New Roman"/>
        </w:rPr>
        <w:t>:</w:t>
      </w:r>
    </w:p>
    <w:p w14:paraId="7DF4282E" w14:textId="77777777" w:rsidR="00D54A09" w:rsidRDefault="00D54A09" w:rsidP="00D92FD6">
      <w:pPr>
        <w:spacing w:line="360" w:lineRule="auto"/>
        <w:jc w:val="both"/>
        <w:rPr>
          <w:rFonts w:ascii="Times New Roman" w:hAnsi="Times New Roman" w:cs="Times New Roman"/>
        </w:rPr>
      </w:pPr>
    </w:p>
    <w:p w14:paraId="6A0F20D2" w14:textId="113F9872" w:rsidR="00D13488" w:rsidRPr="00D54A09" w:rsidRDefault="00D54A09" w:rsidP="00D92FD6">
      <w:pPr>
        <w:spacing w:line="360" w:lineRule="auto"/>
        <w:jc w:val="both"/>
        <w:rPr>
          <w:rFonts w:ascii="Times New Roman" w:eastAsiaTheme="minorEastAsia" w:hAnsi="Times New Roman" w:cs="Times New Roman"/>
        </w:rPr>
      </w:pPr>
      <m:oMathPara>
        <m:oMath>
          <m:r>
            <w:rPr>
              <w:rFonts w:ascii="Cambria Math" w:hAnsi="Cambria Math" w:cs="Times New Roman"/>
            </w:rPr>
            <m:t>[2</m:t>
          </m:r>
          <m:r>
            <w:del w:id="70" w:author="Thomas Turner (staff)" w:date="2022-03-25T20:50:00Z">
              <w:rPr>
                <w:rFonts w:ascii="Cambria Math" w:hAnsi="Cambria Math" w:cs="Times New Roman"/>
              </w:rPr>
              <m:t>,</m:t>
            </w:del>
          </m:r>
          <m:r>
            <w:rPr>
              <w:rFonts w:ascii="Cambria Math" w:hAnsi="Cambria Math" w:cs="Times New Roman"/>
            </w:rPr>
            <m:t xml:space="preserve"> 1</m:t>
          </m:r>
          <m:r>
            <w:del w:id="71" w:author="Thomas Turner (staff)" w:date="2022-03-25T20:50:00Z">
              <w:rPr>
                <w:rFonts w:ascii="Cambria Math" w:hAnsi="Cambria Math" w:cs="Times New Roman"/>
              </w:rPr>
              <m:t>,</m:t>
            </w:del>
          </m:r>
          <m:r>
            <w:rPr>
              <w:rFonts w:ascii="Cambria Math" w:hAnsi="Cambria Math" w:cs="Times New Roman"/>
            </w:rPr>
            <m:t xml:space="preserve"> 3</m:t>
          </m:r>
          <m:r>
            <w:del w:id="72" w:author="Thomas Turner (staff)" w:date="2022-03-25T20:50:00Z">
              <w:rPr>
                <w:rFonts w:ascii="Cambria Math" w:hAnsi="Cambria Math" w:cs="Times New Roman"/>
              </w:rPr>
              <m:t>,</m:t>
            </w:del>
          </m:r>
          <m:r>
            <w:rPr>
              <w:rFonts w:ascii="Cambria Math" w:hAnsi="Cambria Math" w:cs="Times New Roman"/>
            </w:rPr>
            <m:t xml:space="preserve"> 4]</m:t>
          </m:r>
        </m:oMath>
      </m:oMathPara>
    </w:p>
    <w:p w14:paraId="4FC801A3" w14:textId="77777777" w:rsidR="00D54A09" w:rsidRPr="00D54A09" w:rsidRDefault="00D54A09" w:rsidP="00D92FD6">
      <w:pPr>
        <w:spacing w:line="360" w:lineRule="auto"/>
        <w:jc w:val="both"/>
        <w:rPr>
          <w:rFonts w:ascii="Times New Roman" w:eastAsiaTheme="minorEastAsia" w:hAnsi="Times New Roman" w:cs="Times New Roman"/>
        </w:rPr>
      </w:pPr>
    </w:p>
    <w:p w14:paraId="6B3BCC0A" w14:textId="01498B97" w:rsidR="00D54A09" w:rsidRDefault="00D54A09" w:rsidP="00D92FD6">
      <w:pPr>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However, </w:t>
      </w:r>
      <w:r w:rsidR="00C11323">
        <w:rPr>
          <w:rFonts w:ascii="Times New Roman" w:eastAsiaTheme="minorEastAsia" w:hAnsi="Times New Roman" w:cs="Times New Roman"/>
        </w:rPr>
        <w:t>if the tie is broken the other way,</w:t>
      </w:r>
      <w:r>
        <w:rPr>
          <w:rFonts w:ascii="Times New Roman" w:eastAsiaTheme="minorEastAsia" w:hAnsi="Times New Roman" w:cs="Times New Roman"/>
        </w:rPr>
        <w:t xml:space="preserve"> it could also result in the final design string of:</w:t>
      </w:r>
    </w:p>
    <w:p w14:paraId="30E50778" w14:textId="602650BD" w:rsidR="00D54A09" w:rsidRDefault="00D54A09" w:rsidP="00D92FD6">
      <w:pPr>
        <w:spacing w:line="360" w:lineRule="auto"/>
        <w:jc w:val="both"/>
        <w:rPr>
          <w:rFonts w:ascii="Times New Roman" w:hAnsi="Times New Roman" w:cs="Times New Roman"/>
        </w:rPr>
      </w:pPr>
      <m:oMathPara>
        <m:oMath>
          <m:r>
            <w:rPr>
              <w:rFonts w:ascii="Cambria Math" w:hAnsi="Cambria Math" w:cs="Times New Roman"/>
            </w:rPr>
            <m:t>[3</m:t>
          </m:r>
          <m:r>
            <w:del w:id="73" w:author="Thomas Turner (staff)" w:date="2022-03-25T20:50:00Z">
              <w:rPr>
                <w:rFonts w:ascii="Cambria Math" w:hAnsi="Cambria Math" w:cs="Times New Roman"/>
              </w:rPr>
              <m:t>,</m:t>
            </w:del>
          </m:r>
          <m:r>
            <w:rPr>
              <w:rFonts w:ascii="Cambria Math" w:hAnsi="Cambria Math" w:cs="Times New Roman"/>
            </w:rPr>
            <m:t xml:space="preserve"> 1</m:t>
          </m:r>
          <m:r>
            <w:del w:id="74" w:author="Thomas Turner (staff)" w:date="2022-03-25T20:50:00Z">
              <w:rPr>
                <w:rFonts w:ascii="Cambria Math" w:hAnsi="Cambria Math" w:cs="Times New Roman"/>
              </w:rPr>
              <m:t>,</m:t>
            </w:del>
          </m:r>
          <m:r>
            <w:rPr>
              <w:rFonts w:ascii="Cambria Math" w:hAnsi="Cambria Math" w:cs="Times New Roman"/>
            </w:rPr>
            <m:t xml:space="preserve"> 2</m:t>
          </m:r>
          <m:r>
            <w:del w:id="75" w:author="Thomas Turner (staff)" w:date="2022-03-25T20:50:00Z">
              <w:rPr>
                <w:rFonts w:ascii="Cambria Math" w:hAnsi="Cambria Math" w:cs="Times New Roman"/>
              </w:rPr>
              <m:t>,</m:t>
            </w:del>
          </m:r>
          <m:r>
            <w:rPr>
              <w:rFonts w:ascii="Cambria Math" w:hAnsi="Cambria Math" w:cs="Times New Roman"/>
            </w:rPr>
            <m:t xml:space="preserve"> 4]</m:t>
          </m:r>
        </m:oMath>
      </m:oMathPara>
    </w:p>
    <w:p w14:paraId="24DEF1BD" w14:textId="38F45A79" w:rsidR="00D13488" w:rsidRDefault="00D13488" w:rsidP="00D92FD6">
      <w:pPr>
        <w:spacing w:line="360" w:lineRule="auto"/>
        <w:jc w:val="both"/>
        <w:rPr>
          <w:rFonts w:ascii="Times New Roman" w:hAnsi="Times New Roman" w:cs="Times New Roman"/>
        </w:rPr>
      </w:pPr>
    </w:p>
    <w:p w14:paraId="74273647" w14:textId="41901C8B" w:rsidR="00F5190D" w:rsidRDefault="000834CA" w:rsidP="00D92FD6">
      <w:pPr>
        <w:spacing w:line="360" w:lineRule="auto"/>
        <w:jc w:val="both"/>
        <w:rPr>
          <w:rFonts w:ascii="Times New Roman" w:hAnsi="Times New Roman" w:cs="Times New Roman"/>
        </w:rPr>
      </w:pPr>
      <w:ins w:id="76" w:author="George Spackman" w:date="2022-03-25T21:33:00Z">
        <w:r>
          <w:rPr>
            <w:rFonts w:ascii="Times New Roman" w:hAnsi="Times New Roman" w:cs="Times New Roman"/>
          </w:rPr>
          <w:t xml:space="preserve">In this case </w:t>
        </w:r>
      </w:ins>
      <w:del w:id="77" w:author="George Spackman" w:date="2022-03-25T21:33:00Z">
        <w:r w:rsidR="00D54A09" w:rsidDel="000834CA">
          <w:rPr>
            <w:rFonts w:ascii="Times New Roman" w:hAnsi="Times New Roman" w:cs="Times New Roman"/>
          </w:rPr>
          <w:delText>T</w:delText>
        </w:r>
      </w:del>
      <w:ins w:id="78" w:author="George Spackman" w:date="2022-03-25T21:33:00Z">
        <w:r>
          <w:rPr>
            <w:rFonts w:ascii="Times New Roman" w:hAnsi="Times New Roman" w:cs="Times New Roman"/>
          </w:rPr>
          <w:t>t</w:t>
        </w:r>
      </w:ins>
      <w:r w:rsidR="00D54A09">
        <w:rPr>
          <w:rFonts w:ascii="Times New Roman" w:hAnsi="Times New Roman" w:cs="Times New Roman"/>
        </w:rPr>
        <w:t>he</w:t>
      </w:r>
      <w:r w:rsidR="005A1FB6">
        <w:rPr>
          <w:rFonts w:ascii="Times New Roman" w:hAnsi="Times New Roman" w:cs="Times New Roman"/>
        </w:rPr>
        <w:t xml:space="preserve"> ties were broken at random </w:t>
      </w:r>
      <w:ins w:id="79" w:author="George Spackman" w:date="2022-03-25T21:33:00Z">
        <w:r>
          <w:rPr>
            <w:rFonts w:ascii="Times New Roman" w:hAnsi="Times New Roman" w:cs="Times New Roman"/>
          </w:rPr>
          <w:t xml:space="preserve">using Python’s random number generator </w:t>
        </w:r>
      </w:ins>
      <w:r w:rsidR="00D54A09">
        <w:rPr>
          <w:rFonts w:ascii="Times New Roman" w:hAnsi="Times New Roman" w:cs="Times New Roman"/>
        </w:rPr>
        <w:t>because</w:t>
      </w:r>
      <w:r w:rsidR="005A1FB6">
        <w:rPr>
          <w:rFonts w:ascii="Times New Roman" w:hAnsi="Times New Roman" w:cs="Times New Roman"/>
        </w:rPr>
        <w:t xml:space="preserve"> there is no </w:t>
      </w:r>
      <w:r w:rsidR="00FD4A52">
        <w:rPr>
          <w:rFonts w:ascii="Times New Roman" w:hAnsi="Times New Roman" w:cs="Times New Roman"/>
        </w:rPr>
        <w:t xml:space="preserve">a priori knowledge to provide a </w:t>
      </w:r>
      <w:r w:rsidR="005A1FB6">
        <w:rPr>
          <w:rFonts w:ascii="Times New Roman" w:hAnsi="Times New Roman" w:cs="Times New Roman"/>
        </w:rPr>
        <w:t>beneficial method to ranking selection</w:t>
      </w:r>
      <w:r w:rsidR="00FD4A52">
        <w:rPr>
          <w:rFonts w:ascii="Times New Roman" w:hAnsi="Times New Roman" w:cs="Times New Roman"/>
        </w:rPr>
        <w:t xml:space="preserve"> for this optimisation problem</w:t>
      </w:r>
      <w:r w:rsidR="005A1FB6">
        <w:rPr>
          <w:rFonts w:ascii="Times New Roman" w:hAnsi="Times New Roman" w:cs="Times New Roman"/>
        </w:rPr>
        <w:t>.</w:t>
      </w:r>
      <w:r w:rsidR="00D54A09">
        <w:rPr>
          <w:rFonts w:ascii="Times New Roman" w:hAnsi="Times New Roman" w:cs="Times New Roman"/>
        </w:rPr>
        <w:t xml:space="preserve"> The drawback to this adaptation is that the same design string can represent more than one final design permutation. </w:t>
      </w:r>
    </w:p>
    <w:p w14:paraId="481B8B58" w14:textId="63BD87D5" w:rsidR="00317A62" w:rsidRDefault="00317A62" w:rsidP="00D92FD6">
      <w:pPr>
        <w:spacing w:line="360" w:lineRule="auto"/>
        <w:jc w:val="both"/>
        <w:rPr>
          <w:rFonts w:ascii="Times New Roman" w:hAnsi="Times New Roman" w:cs="Times New Roman"/>
        </w:rPr>
      </w:pPr>
    </w:p>
    <w:p w14:paraId="1FD4AAC4" w14:textId="0AD4B36D" w:rsidR="00000FC6" w:rsidRPr="00000FC6" w:rsidRDefault="00000FC6" w:rsidP="00000FC6">
      <w:pPr>
        <w:jc w:val="center"/>
        <w:rPr>
          <w:rFonts w:ascii="Times New Roman" w:eastAsia="Times New Roman" w:hAnsi="Times New Roman" w:cs="Times New Roman"/>
          <w:lang w:eastAsia="en-GB"/>
        </w:rPr>
      </w:pPr>
      <w:r w:rsidRPr="00000FC6">
        <w:rPr>
          <w:rFonts w:ascii="Times New Roman" w:eastAsia="Times New Roman" w:hAnsi="Times New Roman" w:cs="Times New Roman"/>
          <w:noProof/>
          <w:lang w:eastAsia="en-GB"/>
        </w:rPr>
        <w:lastRenderedPageBreak/>
        <w:drawing>
          <wp:inline distT="0" distB="0" distL="0" distR="0" wp14:anchorId="3F50F506" wp14:editId="21350A31">
            <wp:extent cx="2543175" cy="7468870"/>
            <wp:effectExtent l="0" t="0" r="0"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3175" cy="7468870"/>
                    </a:xfrm>
                    <a:prstGeom prst="rect">
                      <a:avLst/>
                    </a:prstGeom>
                    <a:noFill/>
                    <a:ln>
                      <a:noFill/>
                    </a:ln>
                  </pic:spPr>
                </pic:pic>
              </a:graphicData>
            </a:graphic>
          </wp:inline>
        </w:drawing>
      </w:r>
    </w:p>
    <w:p w14:paraId="24EE169E" w14:textId="7ED6BE2B" w:rsidR="00000FC6" w:rsidRPr="00000FC6" w:rsidRDefault="00000FC6" w:rsidP="00000FC6">
      <w:pPr>
        <w:jc w:val="center"/>
        <w:rPr>
          <w:rFonts w:ascii="Times New Roman" w:eastAsia="Times New Roman" w:hAnsi="Times New Roman" w:cs="Times New Roman"/>
          <w:lang w:eastAsia="en-GB"/>
        </w:rPr>
      </w:pPr>
    </w:p>
    <w:p w14:paraId="5922139D" w14:textId="446CB806" w:rsidR="00317A62" w:rsidRPr="00317A62" w:rsidRDefault="00317A62" w:rsidP="00317A62">
      <w:pPr>
        <w:jc w:val="center"/>
        <w:rPr>
          <w:rFonts w:ascii="Times New Roman" w:eastAsia="Times New Roman" w:hAnsi="Times New Roman" w:cs="Times New Roman"/>
          <w:lang w:eastAsia="en-GB"/>
        </w:rPr>
      </w:pPr>
    </w:p>
    <w:p w14:paraId="1A75505F" w14:textId="2CC8B296" w:rsidR="00317A62" w:rsidRPr="00317A62" w:rsidRDefault="00317A62" w:rsidP="00317A62">
      <w:pPr>
        <w:jc w:val="center"/>
        <w:rPr>
          <w:rFonts w:ascii="Times New Roman" w:eastAsia="Times New Roman" w:hAnsi="Times New Roman" w:cs="Times New Roman"/>
          <w:lang w:eastAsia="en-GB"/>
        </w:rPr>
      </w:pPr>
    </w:p>
    <w:p w14:paraId="7910E08D" w14:textId="5485BFCC" w:rsidR="00317A62" w:rsidRDefault="00B01822" w:rsidP="00317A62">
      <w:pPr>
        <w:spacing w:line="360" w:lineRule="auto"/>
        <w:jc w:val="center"/>
        <w:rPr>
          <w:rFonts w:ascii="Times New Roman" w:hAnsi="Times New Roman" w:cs="Times New Roman"/>
        </w:rPr>
      </w:pPr>
      <w:r>
        <w:rPr>
          <w:rFonts w:ascii="Times New Roman" w:hAnsi="Times New Roman" w:cs="Times New Roman"/>
        </w:rPr>
        <w:t>Figure 7-1</w:t>
      </w:r>
      <w:r w:rsidR="00317A62">
        <w:rPr>
          <w:rFonts w:ascii="Times New Roman" w:hAnsi="Times New Roman" w:cs="Times New Roman"/>
        </w:rPr>
        <w:t xml:space="preserve"> Flow chart diagram of optimisation process highlighting how the permutation operations fit within the optimisation process.</w:t>
      </w:r>
      <w:r w:rsidR="00D25D76">
        <w:rPr>
          <w:rFonts w:ascii="Times New Roman" w:hAnsi="Times New Roman" w:cs="Times New Roman"/>
        </w:rPr>
        <w:t xml:space="preserve"> Boxes in green show </w:t>
      </w:r>
      <w:r w:rsidR="00D25D76">
        <w:rPr>
          <w:rFonts w:ascii="Times New Roman" w:hAnsi="Times New Roman" w:cs="Times New Roman"/>
        </w:rPr>
        <w:lastRenderedPageBreak/>
        <w:t xml:space="preserve">the binary encoding of the design variables. </w:t>
      </w:r>
      <w:ins w:id="80" w:author="Louise Brown (staff)" w:date="2022-03-25T20:50:00Z">
        <w:r w:rsidR="005375EE">
          <w:rPr>
            <w:rFonts w:ascii="Times New Roman" w:hAnsi="Times New Roman" w:cs="Times New Roman"/>
          </w:rPr>
          <w:t>Trapezoids</w:t>
        </w:r>
      </w:ins>
      <w:del w:id="81" w:author="Louise Brown (staff)" w:date="2022-03-25T20:50:00Z">
        <w:r w:rsidR="00D25D76">
          <w:rPr>
            <w:rFonts w:ascii="Times New Roman" w:hAnsi="Times New Roman" w:cs="Times New Roman"/>
          </w:rPr>
          <w:delText>Odd rectangles</w:delText>
        </w:r>
      </w:del>
      <w:r w:rsidR="00D25D76">
        <w:rPr>
          <w:rFonts w:ascii="Times New Roman" w:hAnsi="Times New Roman" w:cs="Times New Roman"/>
        </w:rPr>
        <w:t xml:space="preserve"> show the model generation and finite element analysis.</w:t>
      </w:r>
    </w:p>
    <w:p w14:paraId="0BC8240F" w14:textId="3D201046" w:rsidR="00C11323" w:rsidRDefault="00C11323" w:rsidP="00D92FD6">
      <w:pPr>
        <w:spacing w:line="360" w:lineRule="auto"/>
        <w:jc w:val="both"/>
        <w:rPr>
          <w:ins w:id="82" w:author="George Spackman" w:date="2022-03-25T21:34:00Z"/>
          <w:rFonts w:ascii="Times New Roman" w:hAnsi="Times New Roman" w:cs="Times New Roman"/>
        </w:rPr>
      </w:pPr>
    </w:p>
    <w:p w14:paraId="121D13F1" w14:textId="323F2304" w:rsidR="000834CA" w:rsidRDefault="000834CA" w:rsidP="00D92FD6">
      <w:pPr>
        <w:spacing w:line="360" w:lineRule="auto"/>
        <w:jc w:val="both"/>
        <w:rPr>
          <w:ins w:id="83" w:author="George Spackman" w:date="2022-03-25T21:34:00Z"/>
          <w:rFonts w:ascii="Times New Roman" w:hAnsi="Times New Roman" w:cs="Times New Roman"/>
        </w:rPr>
      </w:pPr>
      <w:ins w:id="84" w:author="George Spackman" w:date="2022-03-25T21:34:00Z">
        <w:r>
          <w:rPr>
            <w:rFonts w:ascii="Times New Roman" w:hAnsi="Times New Roman" w:cs="Times New Roman"/>
          </w:rPr>
          <w:t xml:space="preserve">The design variables generated by </w:t>
        </w:r>
        <w:proofErr w:type="spellStart"/>
        <w:r>
          <w:rPr>
            <w:rFonts w:ascii="Times New Roman" w:hAnsi="Times New Roman" w:cs="Times New Roman"/>
          </w:rPr>
          <w:t>Matlab</w:t>
        </w:r>
        <w:proofErr w:type="spellEnd"/>
        <w:r>
          <w:rPr>
            <w:rFonts w:ascii="Times New Roman" w:hAnsi="Times New Roman" w:cs="Times New Roman"/>
          </w:rPr>
          <w:t xml:space="preserve"> were fed into Python functions that </w:t>
        </w:r>
      </w:ins>
      <w:ins w:id="85" w:author="George Spackman" w:date="2022-03-25T21:35:00Z">
        <w:r>
          <w:rPr>
            <w:rFonts w:ascii="Times New Roman" w:hAnsi="Times New Roman" w:cs="Times New Roman"/>
          </w:rPr>
          <w:t xml:space="preserve">ranked the </w:t>
        </w:r>
      </w:ins>
      <w:ins w:id="86" w:author="George Spackman" w:date="2022-03-25T21:36:00Z">
        <w:r>
          <w:rPr>
            <w:rFonts w:ascii="Times New Roman" w:hAnsi="Times New Roman" w:cs="Times New Roman"/>
          </w:rPr>
          <w:t xml:space="preserve">variables </w:t>
        </w:r>
      </w:ins>
      <w:ins w:id="87" w:author="George Spackman" w:date="2022-03-25T21:35:00Z">
        <w:r>
          <w:rPr>
            <w:rFonts w:ascii="Times New Roman" w:hAnsi="Times New Roman" w:cs="Times New Roman"/>
          </w:rPr>
          <w:t xml:space="preserve">and </w:t>
        </w:r>
      </w:ins>
      <w:ins w:id="88" w:author="George Spackman" w:date="2022-03-25T21:36:00Z">
        <w:r>
          <w:rPr>
            <w:rFonts w:ascii="Times New Roman" w:hAnsi="Times New Roman" w:cs="Times New Roman"/>
          </w:rPr>
          <w:t>broke any ties to generate</w:t>
        </w:r>
        <w:r w:rsidR="00745597">
          <w:rPr>
            <w:rFonts w:ascii="Times New Roman" w:hAnsi="Times New Roman" w:cs="Times New Roman"/>
          </w:rPr>
          <w:t xml:space="preserve"> the string of decimal numbers making up the design permut</w:t>
        </w:r>
      </w:ins>
      <w:ins w:id="89" w:author="George Spackman" w:date="2022-03-25T21:37:00Z">
        <w:r w:rsidR="00745597">
          <w:rPr>
            <w:rFonts w:ascii="Times New Roman" w:hAnsi="Times New Roman" w:cs="Times New Roman"/>
          </w:rPr>
          <w:t>ation. These were then used to generate the geometry of the T-joint weaves for the optimisation.</w:t>
        </w:r>
      </w:ins>
    </w:p>
    <w:p w14:paraId="49DE27BE" w14:textId="77777777" w:rsidR="000834CA" w:rsidRDefault="000834CA" w:rsidP="00D92FD6">
      <w:pPr>
        <w:spacing w:line="360" w:lineRule="auto"/>
        <w:jc w:val="both"/>
        <w:rPr>
          <w:rFonts w:ascii="Times New Roman" w:hAnsi="Times New Roman" w:cs="Times New Roman"/>
        </w:rPr>
      </w:pPr>
    </w:p>
    <w:p w14:paraId="0792D4A4" w14:textId="3A67B9B4" w:rsidR="00C11323" w:rsidRDefault="00C11323" w:rsidP="00D92FD6">
      <w:pPr>
        <w:spacing w:line="360" w:lineRule="auto"/>
        <w:jc w:val="both"/>
        <w:rPr>
          <w:rFonts w:ascii="Times New Roman" w:hAnsi="Times New Roman" w:cs="Times New Roman"/>
        </w:rPr>
      </w:pPr>
      <w:r>
        <w:rPr>
          <w:rFonts w:ascii="Times New Roman" w:hAnsi="Times New Roman" w:cs="Times New Roman"/>
        </w:rPr>
        <w:t xml:space="preserve">The </w:t>
      </w:r>
      <w:del w:id="90" w:author="George Spackman" w:date="2022-03-25T20:56:00Z">
        <w:r w:rsidDel="00B0426C">
          <w:rPr>
            <w:rFonts w:ascii="Times New Roman" w:hAnsi="Times New Roman" w:cs="Times New Roman"/>
          </w:rPr>
          <w:delText xml:space="preserve">optimisation </w:delText>
        </w:r>
      </w:del>
      <w:ins w:id="91" w:author="George Spackman" w:date="2022-03-25T20:56:00Z">
        <w:r w:rsidR="00B0426C">
          <w:rPr>
            <w:rFonts w:ascii="Times New Roman" w:hAnsi="Times New Roman" w:cs="Times New Roman"/>
          </w:rPr>
          <w:t xml:space="preserve">genetic </w:t>
        </w:r>
      </w:ins>
      <w:r>
        <w:rPr>
          <w:rFonts w:ascii="Times New Roman" w:hAnsi="Times New Roman" w:cs="Times New Roman"/>
        </w:rPr>
        <w:t xml:space="preserve">algorithm was limited </w:t>
      </w:r>
      <w:commentRangeStart w:id="92"/>
      <w:r>
        <w:rPr>
          <w:rFonts w:ascii="Times New Roman" w:hAnsi="Times New Roman" w:cs="Times New Roman"/>
        </w:rPr>
        <w:t>to crossover</w:t>
      </w:r>
      <w:commentRangeEnd w:id="92"/>
      <w:r w:rsidR="0000560D">
        <w:rPr>
          <w:rStyle w:val="CommentReference"/>
        </w:rPr>
        <w:commentReference w:id="92"/>
      </w:r>
      <w:ins w:id="93" w:author="George Spackman" w:date="2022-03-25T20:56:00Z">
        <w:r w:rsidR="00B0426C">
          <w:rPr>
            <w:rFonts w:ascii="Times New Roman" w:hAnsi="Times New Roman" w:cs="Times New Roman"/>
          </w:rPr>
          <w:t xml:space="preserve"> of its design variables</w:t>
        </w:r>
      </w:ins>
      <w:ins w:id="94" w:author="George Spackman" w:date="2022-03-25T20:57:00Z">
        <w:r w:rsidR="00B0426C">
          <w:rPr>
            <w:rFonts w:ascii="Times New Roman" w:hAnsi="Times New Roman" w:cs="Times New Roman"/>
          </w:rPr>
          <w:t xml:space="preserve"> to produce the next generation</w:t>
        </w:r>
      </w:ins>
      <w:r>
        <w:rPr>
          <w:rFonts w:ascii="Times New Roman" w:hAnsi="Times New Roman" w:cs="Times New Roman"/>
        </w:rPr>
        <w:t xml:space="preserve"> so that the problem is reduced to a combinatorial problem.</w:t>
      </w:r>
      <w:r w:rsidR="00127610">
        <w:rPr>
          <w:rFonts w:ascii="Times New Roman" w:hAnsi="Times New Roman" w:cs="Times New Roman"/>
        </w:rPr>
        <w:t xml:space="preserve"> This is appropriate given that the overall design is the result of the combination of the final weft yarn positions.</w:t>
      </w:r>
    </w:p>
    <w:p w14:paraId="5BA50E62" w14:textId="66259C71" w:rsidR="00C11323" w:rsidRDefault="00C11323" w:rsidP="00D92FD6">
      <w:pPr>
        <w:spacing w:line="360" w:lineRule="auto"/>
        <w:jc w:val="both"/>
        <w:rPr>
          <w:rFonts w:ascii="Times New Roman" w:hAnsi="Times New Roman" w:cs="Times New Roman"/>
        </w:rPr>
      </w:pPr>
    </w:p>
    <w:p w14:paraId="64C2BD18" w14:textId="3C7E6D0A" w:rsidR="00C11323" w:rsidRPr="00E51AAF" w:rsidRDefault="00C11323" w:rsidP="00D92FD6">
      <w:pPr>
        <w:spacing w:line="360" w:lineRule="auto"/>
        <w:jc w:val="both"/>
        <w:rPr>
          <w:rFonts w:ascii="Times New Roman" w:hAnsi="Times New Roman"/>
          <w:u w:val="single"/>
          <w:rPrChange w:id="95" w:author="Louise Brown (staff)" w:date="2022-03-25T20:50:00Z">
            <w:rPr>
              <w:rFonts w:ascii="Times New Roman" w:hAnsi="Times New Roman" w:cs="Times New Roman"/>
            </w:rPr>
          </w:rPrChange>
        </w:rPr>
      </w:pPr>
      <w:r w:rsidRPr="00E51AAF">
        <w:rPr>
          <w:rFonts w:ascii="Times New Roman" w:hAnsi="Times New Roman"/>
          <w:u w:val="single"/>
          <w:rPrChange w:id="96" w:author="Louise Brown (staff)" w:date="2022-03-25T20:50:00Z">
            <w:rPr>
              <w:rFonts w:ascii="Times New Roman" w:hAnsi="Times New Roman" w:cs="Times New Roman"/>
            </w:rPr>
          </w:rPrChange>
        </w:rPr>
        <w:t>7.3 Results of the Optimisation</w:t>
      </w:r>
    </w:p>
    <w:p w14:paraId="5929EF40" w14:textId="38CC4331" w:rsidR="00C11323" w:rsidRPr="0082112E" w:rsidRDefault="00C11323" w:rsidP="00D92FD6">
      <w:pPr>
        <w:spacing w:line="360" w:lineRule="auto"/>
        <w:jc w:val="both"/>
        <w:rPr>
          <w:rFonts w:ascii="Times New Roman" w:hAnsi="Times New Roman" w:cs="Times New Roman"/>
        </w:rPr>
      </w:pPr>
    </w:p>
    <w:p w14:paraId="0F3A7995" w14:textId="66F7CF47" w:rsidR="00C11323" w:rsidRPr="0082112E" w:rsidRDefault="00785098" w:rsidP="00D00E64">
      <w:pPr>
        <w:spacing w:line="360" w:lineRule="auto"/>
        <w:jc w:val="both"/>
        <w:rPr>
          <w:rFonts w:ascii="Times New Roman" w:hAnsi="Times New Roman" w:cs="Times New Roman"/>
        </w:rPr>
      </w:pPr>
      <w:r w:rsidRPr="0082112E">
        <w:rPr>
          <w:rFonts w:ascii="Times New Roman" w:hAnsi="Times New Roman" w:cs="Times New Roman"/>
        </w:rPr>
        <w:t xml:space="preserve">The optimisation was run on the </w:t>
      </w:r>
      <w:ins w:id="97" w:author="Louise Brown (staff)" w:date="2022-03-25T20:50:00Z">
        <w:r w:rsidR="005375EE">
          <w:rPr>
            <w:rFonts w:ascii="Times New Roman" w:hAnsi="Times New Roman" w:cs="Times New Roman"/>
          </w:rPr>
          <w:t>University of Nottingham</w:t>
        </w:r>
        <w:r w:rsidRPr="0082112E">
          <w:rPr>
            <w:rFonts w:ascii="Times New Roman" w:hAnsi="Times New Roman" w:cs="Times New Roman"/>
          </w:rPr>
          <w:t xml:space="preserve"> </w:t>
        </w:r>
        <w:commentRangeStart w:id="98"/>
        <w:commentRangeStart w:id="99"/>
        <w:r w:rsidRPr="0082112E">
          <w:rPr>
            <w:rFonts w:ascii="Times New Roman" w:hAnsi="Times New Roman" w:cs="Times New Roman"/>
          </w:rPr>
          <w:t>HPC</w:t>
        </w:r>
        <w:commentRangeEnd w:id="98"/>
        <w:r w:rsidR="002B5433">
          <w:rPr>
            <w:rStyle w:val="CommentReference"/>
          </w:rPr>
          <w:commentReference w:id="98"/>
        </w:r>
      </w:ins>
      <w:commentRangeEnd w:id="99"/>
      <w:ins w:id="100" w:author="George Spackman" w:date="2022-03-25T20:57:00Z">
        <w:r w:rsidR="00B0426C">
          <w:rPr>
            <w:rFonts w:ascii="Times New Roman" w:hAnsi="Times New Roman" w:cs="Times New Roman"/>
          </w:rPr>
          <w:t xml:space="preserve"> (h</w:t>
        </w:r>
      </w:ins>
      <w:ins w:id="101" w:author="George Spackman" w:date="2022-03-25T20:58:00Z">
        <w:r w:rsidR="00B0426C">
          <w:rPr>
            <w:rFonts w:ascii="Times New Roman" w:hAnsi="Times New Roman" w:cs="Times New Roman"/>
          </w:rPr>
          <w:t>igh performing computer cluster</w:t>
        </w:r>
      </w:ins>
      <w:ins w:id="102" w:author="George Spackman" w:date="2022-03-25T20:57:00Z">
        <w:r w:rsidR="00B0426C">
          <w:rPr>
            <w:rFonts w:ascii="Times New Roman" w:hAnsi="Times New Roman" w:cs="Times New Roman"/>
          </w:rPr>
          <w:t>)</w:t>
        </w:r>
      </w:ins>
      <w:commentRangeStart w:id="103"/>
      <w:ins w:id="104" w:author="Thomas Turner (staff)" w:date="2022-03-25T20:50:00Z">
        <w:del w:id="105" w:author="George Spackman" w:date="2022-03-25T20:57:00Z">
          <w:r w:rsidRPr="0082112E" w:rsidDel="00B0426C">
            <w:rPr>
              <w:rFonts w:ascii="Times New Roman" w:hAnsi="Times New Roman" w:cs="Times New Roman"/>
            </w:rPr>
            <w:delText>HPC</w:delText>
          </w:r>
        </w:del>
      </w:ins>
      <w:commentRangeEnd w:id="103"/>
      <w:del w:id="106" w:author="George Spackman" w:date="2022-03-25T20:57:00Z">
        <w:r w:rsidR="005375EE" w:rsidDel="00B0426C">
          <w:rPr>
            <w:rStyle w:val="CommentReference"/>
          </w:rPr>
          <w:commentReference w:id="99"/>
        </w:r>
        <w:r w:rsidR="00CB2599" w:rsidDel="00B0426C">
          <w:rPr>
            <w:rStyle w:val="CommentReference"/>
          </w:rPr>
          <w:commentReference w:id="103"/>
        </w:r>
      </w:del>
      <w:r w:rsidR="00D92FD6">
        <w:rPr>
          <w:rFonts w:ascii="Times New Roman" w:hAnsi="Times New Roman" w:cs="Times New Roman"/>
        </w:rPr>
        <w:t>,</w:t>
      </w:r>
      <w:r w:rsidRPr="0082112E">
        <w:rPr>
          <w:rFonts w:ascii="Times New Roman" w:hAnsi="Times New Roman" w:cs="Times New Roman"/>
        </w:rPr>
        <w:t xml:space="preserve"> in parallel</w:t>
      </w:r>
      <w:r w:rsidR="00D92FD6">
        <w:rPr>
          <w:rFonts w:ascii="Times New Roman" w:hAnsi="Times New Roman" w:cs="Times New Roman"/>
        </w:rPr>
        <w:t>,</w:t>
      </w:r>
      <w:r w:rsidRPr="0082112E">
        <w:rPr>
          <w:rFonts w:ascii="Times New Roman" w:hAnsi="Times New Roman" w:cs="Times New Roman"/>
        </w:rPr>
        <w:t xml:space="preserve"> using an NSGA algorithm adapted for generating permutations of the design variables as set out in section </w:t>
      </w:r>
      <w:r w:rsidRPr="00010C62">
        <w:rPr>
          <w:rFonts w:ascii="Times New Roman" w:hAnsi="Times New Roman"/>
          <w:highlight w:val="yellow"/>
          <w:rPrChange w:id="107" w:author="Louise Brown (staff)" w:date="2022-03-25T20:50:00Z">
            <w:rPr>
              <w:rFonts w:ascii="Times New Roman" w:hAnsi="Times New Roman" w:cs="Times New Roman"/>
            </w:rPr>
          </w:rPrChange>
        </w:rPr>
        <w:t>7.3</w:t>
      </w:r>
      <w:r w:rsidRPr="0082112E">
        <w:rPr>
          <w:rFonts w:ascii="Times New Roman" w:hAnsi="Times New Roman" w:cs="Times New Roman"/>
        </w:rPr>
        <w:t xml:space="preserve">. </w:t>
      </w:r>
      <w:r w:rsidR="00F21F12">
        <w:rPr>
          <w:rFonts w:ascii="Times New Roman" w:hAnsi="Times New Roman" w:cs="Times New Roman"/>
        </w:rPr>
        <w:t xml:space="preserve">Each model was run using 8 </w:t>
      </w:r>
      <w:ins w:id="108" w:author="Louise Brown (staff)" w:date="2022-03-25T20:50:00Z">
        <w:r w:rsidR="005375EE">
          <w:rPr>
            <w:rFonts w:ascii="Times New Roman" w:hAnsi="Times New Roman" w:cs="Times New Roman"/>
          </w:rPr>
          <w:t>CPUs,</w:t>
        </w:r>
      </w:ins>
      <w:del w:id="109" w:author="Louise Brown (staff)" w:date="2022-03-25T20:50:00Z">
        <w:r w:rsidR="00F21F12">
          <w:rPr>
            <w:rFonts w:ascii="Times New Roman" w:hAnsi="Times New Roman" w:cs="Times New Roman"/>
          </w:rPr>
          <w:delText>cpus</w:delText>
        </w:r>
      </w:del>
      <w:r w:rsidR="00F21F12">
        <w:rPr>
          <w:rFonts w:ascii="Times New Roman" w:hAnsi="Times New Roman" w:cs="Times New Roman"/>
        </w:rPr>
        <w:t xml:space="preserve"> with three separate </w:t>
      </w:r>
      <w:ins w:id="110" w:author="Louise Brown (staff)" w:date="2022-03-25T20:50:00Z">
        <w:r w:rsidR="005375EE">
          <w:rPr>
            <w:rFonts w:ascii="Times New Roman" w:hAnsi="Times New Roman" w:cs="Times New Roman"/>
          </w:rPr>
          <w:t>MATLAB</w:t>
        </w:r>
      </w:ins>
      <w:del w:id="111" w:author="Louise Brown (staff)" w:date="2022-03-25T20:50:00Z">
        <w:r w:rsidR="00F21F12">
          <w:rPr>
            <w:rFonts w:ascii="Times New Roman" w:hAnsi="Times New Roman" w:cs="Times New Roman"/>
          </w:rPr>
          <w:delText>Matlab</w:delText>
        </w:r>
      </w:del>
      <w:r w:rsidR="00F21F12">
        <w:rPr>
          <w:rFonts w:ascii="Times New Roman" w:hAnsi="Times New Roman" w:cs="Times New Roman"/>
        </w:rPr>
        <w:t xml:space="preserve"> workers generating the input files and running the analysis. </w:t>
      </w:r>
      <w:r w:rsidR="000050BA" w:rsidRPr="0082112E">
        <w:rPr>
          <w:rFonts w:ascii="Times New Roman" w:hAnsi="Times New Roman" w:cs="Times New Roman"/>
        </w:rPr>
        <w:t xml:space="preserve">The optimisation converged to a solution given by </w:t>
      </w:r>
      <w:r w:rsidR="00F21F12">
        <w:rPr>
          <w:rFonts w:ascii="Times New Roman" w:hAnsi="Times New Roman" w:cs="Times New Roman"/>
        </w:rPr>
        <w:t xml:space="preserve">the </w:t>
      </w:r>
      <w:r w:rsidR="00E87B9F">
        <w:rPr>
          <w:rFonts w:ascii="Times New Roman" w:hAnsi="Times New Roman" w:cs="Times New Roman"/>
        </w:rPr>
        <w:t>design variable</w:t>
      </w:r>
      <w:r w:rsidR="000050BA" w:rsidRPr="0082112E">
        <w:rPr>
          <w:rFonts w:ascii="Times New Roman" w:hAnsi="Times New Roman" w:cs="Times New Roman"/>
        </w:rPr>
        <w:t xml:space="preserve"> string:</w:t>
      </w:r>
    </w:p>
    <w:p w14:paraId="28995E7D" w14:textId="1ECAAEAA" w:rsidR="000050BA" w:rsidRPr="0082112E" w:rsidRDefault="000050BA" w:rsidP="00D00E64">
      <w:pPr>
        <w:spacing w:line="360" w:lineRule="auto"/>
        <w:jc w:val="both"/>
        <w:rPr>
          <w:rFonts w:ascii="Times New Roman" w:hAnsi="Times New Roman" w:cs="Times New Roman"/>
        </w:rPr>
      </w:pPr>
    </w:p>
    <w:p w14:paraId="21075BB7" w14:textId="766DED47" w:rsidR="000050BA" w:rsidRPr="0082112E" w:rsidRDefault="00E87B9F" w:rsidP="00D00E64">
      <w:pPr>
        <w:autoSpaceDE w:val="0"/>
        <w:autoSpaceDN w:val="0"/>
        <w:adjustRightInd w:val="0"/>
        <w:spacing w:line="360" w:lineRule="auto"/>
        <w:jc w:val="center"/>
        <w:rPr>
          <w:rFonts w:ascii="Times New Roman" w:eastAsiaTheme="minorEastAsia" w:hAnsi="Times New Roman" w:cs="Times New Roman"/>
        </w:rPr>
      </w:pPr>
      <w:r>
        <w:rPr>
          <w:rFonts w:ascii="Times New Roman" w:eastAsiaTheme="minorEastAsia" w:hAnsi="Times New Roman" w:cs="Times New Roman"/>
        </w:rPr>
        <w:t xml:space="preserve">[9, 5, 6, 4, </w:t>
      </w:r>
      <w:commentRangeStart w:id="112"/>
      <w:r>
        <w:rPr>
          <w:rFonts w:ascii="Times New Roman" w:eastAsiaTheme="minorEastAsia" w:hAnsi="Times New Roman" w:cs="Times New Roman"/>
        </w:rPr>
        <w:t>7</w:t>
      </w:r>
      <w:commentRangeEnd w:id="112"/>
      <w:r w:rsidR="00BF1CF3">
        <w:rPr>
          <w:rStyle w:val="CommentReference"/>
        </w:rPr>
        <w:commentReference w:id="112"/>
      </w:r>
      <w:r>
        <w:rPr>
          <w:rFonts w:ascii="Times New Roman" w:eastAsiaTheme="minorEastAsia" w:hAnsi="Times New Roman" w:cs="Times New Roman"/>
        </w:rPr>
        <w:t>, 8, 0, 3, 2, 1]</w:t>
      </w:r>
    </w:p>
    <w:p w14:paraId="5870E854" w14:textId="6B87CFCB" w:rsidR="00B05B88" w:rsidRDefault="00476A97" w:rsidP="00D00E64">
      <w:pPr>
        <w:autoSpaceDE w:val="0"/>
        <w:autoSpaceDN w:val="0"/>
        <w:adjustRightInd w:val="0"/>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 </w:t>
      </w:r>
    </w:p>
    <w:p w14:paraId="6BDBEFF7" w14:textId="5B36ED67" w:rsidR="00E87B9F" w:rsidRDefault="00E87B9F" w:rsidP="00D00E64">
      <w:pPr>
        <w:autoSpaceDE w:val="0"/>
        <w:autoSpaceDN w:val="0"/>
        <w:adjustRightInd w:val="0"/>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The geometry model generated by TexGen is shown in figure </w:t>
      </w:r>
      <w:r w:rsidR="00B01822">
        <w:rPr>
          <w:rFonts w:ascii="Times New Roman" w:eastAsiaTheme="minorEastAsia" w:hAnsi="Times New Roman" w:cs="Times New Roman"/>
        </w:rPr>
        <w:t>7-2</w:t>
      </w:r>
      <w:r>
        <w:rPr>
          <w:rFonts w:ascii="Times New Roman" w:eastAsiaTheme="minorEastAsia" w:hAnsi="Times New Roman" w:cs="Times New Roman"/>
        </w:rPr>
        <w:t xml:space="preserve">. </w:t>
      </w:r>
      <w:ins w:id="113" w:author="George Spackman" w:date="2022-03-27T16:50:00Z">
        <w:r w:rsidR="00441BEC">
          <w:rPr>
            <w:rFonts w:ascii="Times New Roman" w:eastAsiaTheme="minorEastAsia" w:hAnsi="Times New Roman" w:cs="Times New Roman"/>
          </w:rPr>
          <w:t>Descending from top to bottom, t</w:t>
        </w:r>
      </w:ins>
      <w:ins w:id="114" w:author="George Spackman" w:date="2022-03-27T16:48:00Z">
        <w:r w:rsidR="00441BEC">
          <w:rPr>
            <w:rFonts w:ascii="Times New Roman" w:eastAsiaTheme="minorEastAsia" w:hAnsi="Times New Roman" w:cs="Times New Roman"/>
          </w:rPr>
          <w:t xml:space="preserve">he weft yarn positions </w:t>
        </w:r>
      </w:ins>
      <w:ins w:id="115" w:author="George Spackman" w:date="2022-03-27T16:49:00Z">
        <w:r w:rsidR="00441BEC">
          <w:rPr>
            <w:rFonts w:ascii="Times New Roman" w:eastAsiaTheme="minorEastAsia" w:hAnsi="Times New Roman" w:cs="Times New Roman"/>
          </w:rPr>
          <w:t xml:space="preserve">9, 8, 7, 6, 5 are on the left side of the flange in the figure while </w:t>
        </w:r>
      </w:ins>
      <w:ins w:id="116" w:author="George Spackman" w:date="2022-03-27T16:51:00Z">
        <w:r w:rsidR="00441BEC">
          <w:rPr>
            <w:rFonts w:ascii="Times New Roman" w:eastAsiaTheme="minorEastAsia" w:hAnsi="Times New Roman" w:cs="Times New Roman"/>
          </w:rPr>
          <w:t>descending from top to bottom</w:t>
        </w:r>
      </w:ins>
      <w:ins w:id="117" w:author="George Spackman" w:date="2022-03-27T16:50:00Z">
        <w:r w:rsidR="00441BEC">
          <w:rPr>
            <w:rFonts w:ascii="Times New Roman" w:eastAsiaTheme="minorEastAsia" w:hAnsi="Times New Roman" w:cs="Times New Roman"/>
          </w:rPr>
          <w:t xml:space="preserve"> on the right side </w:t>
        </w:r>
      </w:ins>
      <w:ins w:id="118" w:author="George Spackman" w:date="2022-03-27T16:51:00Z">
        <w:r w:rsidR="00441BEC">
          <w:rPr>
            <w:rFonts w:ascii="Times New Roman" w:eastAsiaTheme="minorEastAsia" w:hAnsi="Times New Roman" w:cs="Times New Roman"/>
          </w:rPr>
          <w:t>are positions 0, 1, 2, 3 and 4.</w:t>
        </w:r>
      </w:ins>
    </w:p>
    <w:p w14:paraId="2A94B5F4" w14:textId="26150F4F" w:rsidR="000C5EC7" w:rsidRDefault="000C5EC7" w:rsidP="00B05B88">
      <w:pPr>
        <w:autoSpaceDE w:val="0"/>
        <w:autoSpaceDN w:val="0"/>
        <w:adjustRightInd w:val="0"/>
        <w:spacing w:line="360" w:lineRule="auto"/>
        <w:rPr>
          <w:rFonts w:ascii="Times New Roman" w:eastAsiaTheme="minorEastAsia" w:hAnsi="Times New Roman" w:cs="Times New Roman"/>
        </w:rPr>
      </w:pPr>
    </w:p>
    <w:p w14:paraId="0AFA44FC" w14:textId="69201968" w:rsidR="000C5EC7" w:rsidRPr="000C5EC7" w:rsidRDefault="000C5EC7">
      <w:pPr>
        <w:jc w:val="center"/>
        <w:rPr>
          <w:rFonts w:ascii="Times New Roman" w:eastAsia="Times New Roman" w:hAnsi="Times New Roman" w:cs="Times New Roman"/>
          <w:lang w:eastAsia="en-GB"/>
        </w:rPr>
        <w:pPrChange w:id="119" w:author="George Spackman" w:date="2022-03-25T21:24:00Z">
          <w:pPr/>
        </w:pPrChange>
      </w:pPr>
      <w:r w:rsidRPr="000C5EC7">
        <w:rPr>
          <w:rFonts w:ascii="Times New Roman" w:eastAsia="Times New Roman" w:hAnsi="Times New Roman" w:cs="Times New Roman"/>
          <w:lang w:eastAsia="en-GB"/>
        </w:rPr>
        <w:lastRenderedPageBreak/>
        <w:fldChar w:fldCharType="begin"/>
      </w:r>
      <w:r w:rsidRPr="000C5EC7">
        <w:rPr>
          <w:rFonts w:ascii="Times New Roman" w:eastAsia="Times New Roman" w:hAnsi="Times New Roman" w:cs="Times New Roman"/>
          <w:lang w:eastAsia="en-GB"/>
        </w:rPr>
        <w:instrText xml:space="preserve"> INCLUDEPICTURE "https://attachments.office.net/owa/emxghs%40exmail.nottingham.ac.uk/service.svc/s/GetAttachmentThumbnail?id=AAMkADI5YTc2NTBlLWU1M2ItNGZkYS1hNzRhLTFmOGNjMGNlZTU0MQBGAAAAAAAVvRk%2FhHfGTJ%2FZicwNfZXpBwDk4Y2%2FwHa8Sqq%2BcWlEGg2cAAAAAAEMAADk4Y2%2FwHa8Sqq%2BcWlEGg2cAARHjufiAAABEgAQAMSjIvxV%2BU5Hv816QXtwpGk%3D&amp;thumbnailType=2&amp;token=eyJhbGciOiJSUzI1NiIsImtpZCI6IkZBRDY1NDI2MkM2QUYyOTYxQUExRThDQUI3OEZGMUIyNzBFNzA3RTkiLCJ0eXAiOiJKV1QiLCJ4NXQiOiItdFpVSml4cThwWWFvZWpLdDRfeHNuRG5CLWsifQ.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.VV3CEvcsoAgHQwLMQ8Sq_4LbznqmTwJeMvg5R0zERHd4AlQ2HiNU_UChxo02XO8uStqG02d2ysMLgcFX_CJ-pYHpZ8EdC5B0LnW5Z3Eqpot3-NCCxcy60fI4pEjpPvHXZAGXohttpKJ0nK1DPjQo1MYv3Hx82Bqg_aFSblC-I_npURsIT3rzHZZUkdA59S7JeLJxa-7PmG_5qDB6n4bWuvaZY9v1OdvzedfbMg52-WyErExSBy8AFQ36DZBjhQ3eHk-ROY829xy6QMRKeWrbeE_UKx1AHPEBj8cF-oDRHrNL33y60TcvoBqVL87kVoUKpqFHWtBMBdl3AajCnsiK5g&amp;X-OWA-CANARY=w1v7f4l8uUGZMCaXvwjg0DCBXnww8tkYT8MpPDvPwotbCxjSjBLbTxpFMMtS1wmChmKLbUrjV-w.&amp;owa=outlook.office.com&amp;scriptVer=20220204002.05&amp;animation=true" \* MERGEFORMATINET </w:instrText>
      </w:r>
      <w:r w:rsidRPr="000C5EC7">
        <w:rPr>
          <w:rFonts w:ascii="Times New Roman" w:eastAsia="Times New Roman" w:hAnsi="Times New Roman" w:cs="Times New Roman"/>
          <w:lang w:eastAsia="en-GB"/>
        </w:rPr>
        <w:fldChar w:fldCharType="separate"/>
      </w:r>
      <w:r w:rsidRPr="000C5EC7">
        <w:rPr>
          <w:rFonts w:ascii="Times New Roman" w:eastAsia="Times New Roman" w:hAnsi="Times New Roman" w:cs="Times New Roman"/>
          <w:noProof/>
          <w:lang w:eastAsia="en-GB"/>
        </w:rPr>
        <w:drawing>
          <wp:inline distT="0" distB="0" distL="0" distR="0" wp14:anchorId="785C60CB" wp14:editId="4416E26E">
            <wp:extent cx="2280477" cy="2398317"/>
            <wp:effectExtent l="4763" t="0" r="0" b="0"/>
            <wp:docPr id="6" name="Picture 6"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revie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283" r="37302"/>
                    <a:stretch/>
                  </pic:blipFill>
                  <pic:spPr bwMode="auto">
                    <a:xfrm rot="5400000">
                      <a:off x="0" y="0"/>
                      <a:ext cx="2280552" cy="2398395"/>
                    </a:xfrm>
                    <a:prstGeom prst="rect">
                      <a:avLst/>
                    </a:prstGeom>
                    <a:noFill/>
                    <a:ln>
                      <a:noFill/>
                    </a:ln>
                    <a:extLst>
                      <a:ext uri="{53640926-AAD7-44D8-BBD7-CCE9431645EC}">
                        <a14:shadowObscured xmlns:a14="http://schemas.microsoft.com/office/drawing/2010/main"/>
                      </a:ext>
                    </a:extLst>
                  </pic:spPr>
                </pic:pic>
              </a:graphicData>
            </a:graphic>
          </wp:inline>
        </w:drawing>
      </w:r>
      <w:r w:rsidRPr="000C5EC7">
        <w:rPr>
          <w:rFonts w:ascii="Times New Roman" w:eastAsia="Times New Roman" w:hAnsi="Times New Roman" w:cs="Times New Roman"/>
          <w:lang w:eastAsia="en-GB"/>
        </w:rPr>
        <w:fldChar w:fldCharType="end"/>
      </w:r>
    </w:p>
    <w:p w14:paraId="10F90FFC" w14:textId="15A6A5D0" w:rsidR="000C5EC7" w:rsidRDefault="00B01822" w:rsidP="000C5EC7">
      <w:pPr>
        <w:autoSpaceDE w:val="0"/>
        <w:autoSpaceDN w:val="0"/>
        <w:adjustRightInd w:val="0"/>
        <w:spacing w:line="360" w:lineRule="auto"/>
        <w:jc w:val="center"/>
        <w:rPr>
          <w:rFonts w:ascii="Times New Roman" w:eastAsiaTheme="minorEastAsia" w:hAnsi="Times New Roman" w:cs="Times New Roman"/>
        </w:rPr>
      </w:pPr>
      <w:r>
        <w:rPr>
          <w:rFonts w:ascii="Times New Roman" w:eastAsiaTheme="minorEastAsia" w:hAnsi="Times New Roman" w:cs="Times New Roman"/>
        </w:rPr>
        <w:t>Figure 7-2</w:t>
      </w:r>
      <w:r w:rsidR="000C5EC7">
        <w:rPr>
          <w:rFonts w:ascii="Times New Roman" w:eastAsiaTheme="minorEastAsia" w:hAnsi="Times New Roman" w:cs="Times New Roman"/>
        </w:rPr>
        <w:t xml:space="preserve"> TexGen model of best performing weave reinforcement. Each half of the textile has some weft yarns that have crossed over and at least one yarn that stays in the same half of the textile.  </w:t>
      </w:r>
    </w:p>
    <w:p w14:paraId="2B0DB825" w14:textId="485E2AC6" w:rsidR="000C5EC7" w:rsidRDefault="000C5EC7" w:rsidP="000C5EC7">
      <w:pPr>
        <w:autoSpaceDE w:val="0"/>
        <w:autoSpaceDN w:val="0"/>
        <w:adjustRightInd w:val="0"/>
        <w:spacing w:line="360" w:lineRule="auto"/>
        <w:jc w:val="center"/>
        <w:rPr>
          <w:rFonts w:ascii="Times New Roman" w:eastAsiaTheme="minorEastAsia" w:hAnsi="Times New Roman" w:cs="Times New Roman"/>
        </w:rPr>
      </w:pPr>
    </w:p>
    <w:p w14:paraId="5F9BC4C5" w14:textId="1FDD264B" w:rsidR="000C5EC7" w:rsidRDefault="000C5EC7" w:rsidP="00D00E64">
      <w:pPr>
        <w:autoSpaceDE w:val="0"/>
        <w:autoSpaceDN w:val="0"/>
        <w:adjustRightInd w:val="0"/>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The peak load was 1220.6N which when compared to the orthogonal weave’s peak </w:t>
      </w:r>
      <w:commentRangeStart w:id="120"/>
      <w:commentRangeStart w:id="121"/>
      <w:commentRangeStart w:id="122"/>
      <w:r>
        <w:rPr>
          <w:rFonts w:ascii="Times New Roman" w:eastAsiaTheme="minorEastAsia" w:hAnsi="Times New Roman" w:cs="Times New Roman"/>
        </w:rPr>
        <w:t>load</w:t>
      </w:r>
      <w:commentRangeEnd w:id="120"/>
      <w:r w:rsidR="00E35A97">
        <w:rPr>
          <w:rStyle w:val="CommentReference"/>
        </w:rPr>
        <w:commentReference w:id="120"/>
      </w:r>
      <w:commentRangeEnd w:id="121"/>
      <w:commentRangeEnd w:id="122"/>
      <w:r w:rsidR="00B665C0">
        <w:rPr>
          <w:rStyle w:val="CommentReference"/>
        </w:rPr>
        <w:commentReference w:id="121"/>
      </w:r>
      <w:r w:rsidR="00470B07">
        <w:rPr>
          <w:rStyle w:val="CommentReference"/>
        </w:rPr>
        <w:commentReference w:id="122"/>
      </w:r>
      <w:r>
        <w:rPr>
          <w:rFonts w:ascii="Times New Roman" w:eastAsiaTheme="minorEastAsia" w:hAnsi="Times New Roman" w:cs="Times New Roman"/>
        </w:rPr>
        <w:t xml:space="preserve"> of 1121.7N is </w:t>
      </w:r>
      <w:del w:id="123" w:author="Thomas Turner (staff)" w:date="2022-03-25T20:50:00Z">
        <w:r>
          <w:rPr>
            <w:rFonts w:ascii="Times New Roman" w:eastAsiaTheme="minorEastAsia" w:hAnsi="Times New Roman" w:cs="Times New Roman"/>
          </w:rPr>
          <w:delText>a</w:delText>
        </w:r>
      </w:del>
      <w:ins w:id="124" w:author="Thomas Turner (staff)" w:date="2022-03-25T20:50:00Z">
        <w:r>
          <w:rPr>
            <w:rFonts w:ascii="Times New Roman" w:eastAsiaTheme="minorEastAsia" w:hAnsi="Times New Roman" w:cs="Times New Roman"/>
          </w:rPr>
          <w:t>a</w:t>
        </w:r>
      </w:ins>
      <w:ins w:id="125" w:author="Thomas Turner (staff)" w:date="2022-03-22T13:29:00Z">
        <w:r w:rsidR="009F2ED3">
          <w:rPr>
            <w:rFonts w:ascii="Times New Roman" w:eastAsiaTheme="minorEastAsia" w:hAnsi="Times New Roman" w:cs="Times New Roman"/>
          </w:rPr>
          <w:t>n</w:t>
        </w:r>
      </w:ins>
      <w:r>
        <w:rPr>
          <w:rFonts w:ascii="Times New Roman" w:eastAsiaTheme="minorEastAsia" w:hAnsi="Times New Roman" w:cs="Times New Roman"/>
        </w:rPr>
        <w:t xml:space="preserve"> 8.8% increase. </w:t>
      </w:r>
      <w:r w:rsidR="00FD57BB">
        <w:rPr>
          <w:rFonts w:ascii="Times New Roman" w:eastAsiaTheme="minorEastAsia" w:hAnsi="Times New Roman" w:cs="Times New Roman"/>
        </w:rPr>
        <w:t xml:space="preserve">The worst performing textile had a peak load of </w:t>
      </w:r>
      <w:commentRangeStart w:id="126"/>
      <w:r w:rsidR="00FD57BB">
        <w:rPr>
          <w:rFonts w:ascii="Times New Roman" w:eastAsiaTheme="minorEastAsia" w:hAnsi="Times New Roman" w:cs="Times New Roman"/>
        </w:rPr>
        <w:t>9</w:t>
      </w:r>
      <w:r w:rsidR="00BE18EB">
        <w:rPr>
          <w:rFonts w:ascii="Times New Roman" w:eastAsiaTheme="minorEastAsia" w:hAnsi="Times New Roman" w:cs="Times New Roman"/>
        </w:rPr>
        <w:t>39.0</w:t>
      </w:r>
      <w:r w:rsidR="00FD57BB">
        <w:rPr>
          <w:rFonts w:ascii="Times New Roman" w:eastAsiaTheme="minorEastAsia" w:hAnsi="Times New Roman" w:cs="Times New Roman"/>
        </w:rPr>
        <w:t>N</w:t>
      </w:r>
      <w:commentRangeEnd w:id="126"/>
      <w:r w:rsidR="00FD57BB">
        <w:rPr>
          <w:rStyle w:val="CommentReference"/>
        </w:rPr>
        <w:commentReference w:id="126"/>
      </w:r>
      <w:r w:rsidR="00FD57BB">
        <w:rPr>
          <w:rFonts w:ascii="Times New Roman" w:eastAsiaTheme="minorEastAsia" w:hAnsi="Times New Roman" w:cs="Times New Roman"/>
        </w:rPr>
        <w:t xml:space="preserve">  with the best performing weave</w:t>
      </w:r>
      <w:r w:rsidR="00BE18EB">
        <w:rPr>
          <w:rFonts w:ascii="Times New Roman" w:eastAsiaTheme="minorEastAsia" w:hAnsi="Times New Roman" w:cs="Times New Roman"/>
        </w:rPr>
        <w:t xml:space="preserve"> exhibiting a</w:t>
      </w:r>
      <w:r w:rsidR="00FD57BB">
        <w:rPr>
          <w:rFonts w:ascii="Times New Roman" w:eastAsiaTheme="minorEastAsia" w:hAnsi="Times New Roman" w:cs="Times New Roman"/>
        </w:rPr>
        <w:t xml:space="preserve"> </w:t>
      </w:r>
      <w:r w:rsidR="00BE18EB">
        <w:rPr>
          <w:rFonts w:ascii="Times New Roman" w:eastAsiaTheme="minorEastAsia" w:hAnsi="Times New Roman" w:cs="Times New Roman"/>
        </w:rPr>
        <w:t>30</w:t>
      </w:r>
      <w:r w:rsidR="00FD57BB">
        <w:rPr>
          <w:rFonts w:ascii="Times New Roman" w:eastAsiaTheme="minorEastAsia" w:hAnsi="Times New Roman" w:cs="Times New Roman"/>
        </w:rPr>
        <w:t>%</w:t>
      </w:r>
      <w:r w:rsidR="00BE18EB">
        <w:rPr>
          <w:rFonts w:ascii="Times New Roman" w:eastAsiaTheme="minorEastAsia" w:hAnsi="Times New Roman" w:cs="Times New Roman"/>
        </w:rPr>
        <w:t xml:space="preserve"> higher peak load.</w:t>
      </w:r>
    </w:p>
    <w:p w14:paraId="1F701B04" w14:textId="77777777" w:rsidR="00B05B88" w:rsidRDefault="00B05B88" w:rsidP="00B05B88">
      <w:pPr>
        <w:autoSpaceDE w:val="0"/>
        <w:autoSpaceDN w:val="0"/>
        <w:adjustRightInd w:val="0"/>
        <w:spacing w:line="360" w:lineRule="auto"/>
        <w:rPr>
          <w:del w:id="127" w:author="Louise Brown (staff)" w:date="2022-03-25T20:50:00Z"/>
          <w:rFonts w:ascii="Times New Roman" w:eastAsiaTheme="minorEastAsia" w:hAnsi="Times New Roman" w:cs="Times New Roman"/>
        </w:rPr>
      </w:pPr>
    </w:p>
    <w:p w14:paraId="4C13017E" w14:textId="102D1DDC" w:rsidR="00621091" w:rsidRDefault="00621091" w:rsidP="00D92FD6">
      <w:pPr>
        <w:autoSpaceDE w:val="0"/>
        <w:autoSpaceDN w:val="0"/>
        <w:adjustRightInd w:val="0"/>
        <w:spacing w:line="360" w:lineRule="auto"/>
        <w:rPr>
          <w:del w:id="128" w:author="Louise Brown (staff)" w:date="2022-03-25T20:50:00Z"/>
          <w:rFonts w:ascii="Times New Roman" w:eastAsiaTheme="minorEastAsia" w:hAnsi="Times New Roman" w:cs="Times New Roman"/>
        </w:rPr>
      </w:pPr>
    </w:p>
    <w:p w14:paraId="6AB55CA6" w14:textId="77777777" w:rsidR="00621091" w:rsidRDefault="00621091" w:rsidP="00D92FD6">
      <w:pPr>
        <w:autoSpaceDE w:val="0"/>
        <w:autoSpaceDN w:val="0"/>
        <w:adjustRightInd w:val="0"/>
        <w:spacing w:line="360" w:lineRule="auto"/>
        <w:rPr>
          <w:rFonts w:ascii="Times New Roman" w:eastAsiaTheme="minorEastAsia" w:hAnsi="Times New Roman" w:cs="Times New Roman"/>
        </w:rPr>
      </w:pPr>
    </w:p>
    <w:p w14:paraId="2DDF47A8" w14:textId="31FD5155" w:rsidR="00621091" w:rsidRDefault="00621091" w:rsidP="00D92FD6">
      <w:pPr>
        <w:autoSpaceDE w:val="0"/>
        <w:autoSpaceDN w:val="0"/>
        <w:adjustRightInd w:val="0"/>
        <w:spacing w:line="360" w:lineRule="auto"/>
        <w:rPr>
          <w:del w:id="129" w:author="Louise Brown (staff)" w:date="2022-03-25T20:50:00Z"/>
          <w:rFonts w:ascii="Times New Roman" w:eastAsiaTheme="minorEastAsia" w:hAnsi="Times New Roman" w:cs="Times New Roman"/>
        </w:rPr>
      </w:pPr>
      <w:r w:rsidRPr="00E51AAF">
        <w:rPr>
          <w:rFonts w:ascii="Times New Roman" w:hAnsi="Times New Roman"/>
          <w:u w:val="single"/>
          <w:rPrChange w:id="130" w:author="Louise Brown (staff)" w:date="2022-03-25T20:50:00Z">
            <w:rPr>
              <w:rFonts w:ascii="Times New Roman" w:eastAsiaTheme="minorEastAsia" w:hAnsi="Times New Roman" w:cs="Times New Roman"/>
            </w:rPr>
          </w:rPrChange>
        </w:rPr>
        <w:t>7.</w:t>
      </w:r>
      <w:ins w:id="131" w:author="George Spackman" w:date="2022-03-25T21:01:00Z">
        <w:r w:rsidR="005F5DB9">
          <w:rPr>
            <w:rFonts w:ascii="Times New Roman" w:hAnsi="Times New Roman"/>
            <w:u w:val="single"/>
          </w:rPr>
          <w:t>3.1</w:t>
        </w:r>
      </w:ins>
      <w:del w:id="132" w:author="George Spackman" w:date="2022-03-25T21:01:00Z">
        <w:r w:rsidRPr="00E51AAF" w:rsidDel="005F5DB9">
          <w:rPr>
            <w:rFonts w:ascii="Times New Roman" w:hAnsi="Times New Roman"/>
            <w:u w:val="single"/>
            <w:rPrChange w:id="133" w:author="Louise Brown (staff)" w:date="2022-03-25T20:50:00Z">
              <w:rPr>
                <w:rFonts w:ascii="Times New Roman" w:eastAsiaTheme="minorEastAsia" w:hAnsi="Times New Roman" w:cs="Times New Roman"/>
              </w:rPr>
            </w:rPrChange>
          </w:rPr>
          <w:delText>4</w:delText>
        </w:r>
      </w:del>
      <w:r w:rsidRPr="00E51AAF">
        <w:rPr>
          <w:rFonts w:ascii="Times New Roman" w:hAnsi="Times New Roman"/>
          <w:u w:val="single"/>
          <w:rPrChange w:id="134" w:author="Louise Brown (staff)" w:date="2022-03-25T20:50:00Z">
            <w:rPr>
              <w:rFonts w:ascii="Times New Roman" w:eastAsiaTheme="minorEastAsia" w:hAnsi="Times New Roman" w:cs="Times New Roman"/>
            </w:rPr>
          </w:rPrChange>
        </w:rPr>
        <w:t xml:space="preserve"> </w:t>
      </w:r>
      <w:commentRangeStart w:id="135"/>
      <w:r w:rsidRPr="00E51AAF">
        <w:rPr>
          <w:rFonts w:ascii="Times New Roman" w:hAnsi="Times New Roman"/>
          <w:u w:val="single"/>
          <w:rPrChange w:id="136" w:author="Louise Brown (staff)" w:date="2022-03-25T20:50:00Z">
            <w:rPr>
              <w:rFonts w:ascii="Times New Roman" w:eastAsiaTheme="minorEastAsia" w:hAnsi="Times New Roman" w:cs="Times New Roman"/>
            </w:rPr>
          </w:rPrChange>
        </w:rPr>
        <w:t xml:space="preserve">Comparison to Orthogonal Weave without </w:t>
      </w:r>
      <w:commentRangeStart w:id="137"/>
      <w:r w:rsidRPr="00E51AAF">
        <w:rPr>
          <w:rFonts w:ascii="Times New Roman" w:hAnsi="Times New Roman"/>
          <w:u w:val="single"/>
          <w:rPrChange w:id="138" w:author="Louise Brown (staff)" w:date="2022-03-25T20:50:00Z">
            <w:rPr>
              <w:rFonts w:ascii="Times New Roman" w:eastAsiaTheme="minorEastAsia" w:hAnsi="Times New Roman" w:cs="Times New Roman"/>
            </w:rPr>
          </w:rPrChange>
        </w:rPr>
        <w:t>Crossover</w:t>
      </w:r>
      <w:commentRangeEnd w:id="135"/>
      <w:commentRangeEnd w:id="137"/>
      <w:r w:rsidR="0027238B" w:rsidRPr="00E51AAF">
        <w:rPr>
          <w:rStyle w:val="CommentReference"/>
          <w:u w:val="single"/>
        </w:rPr>
        <w:commentReference w:id="135"/>
      </w:r>
      <w:r w:rsidR="0068789F">
        <w:rPr>
          <w:rStyle w:val="CommentReference"/>
        </w:rPr>
        <w:commentReference w:id="137"/>
      </w:r>
    </w:p>
    <w:p w14:paraId="0795F79D" w14:textId="1F48FECE" w:rsidR="00621091" w:rsidRPr="00E51AAF" w:rsidRDefault="00621091" w:rsidP="00D92FD6">
      <w:pPr>
        <w:autoSpaceDE w:val="0"/>
        <w:autoSpaceDN w:val="0"/>
        <w:adjustRightInd w:val="0"/>
        <w:spacing w:line="360" w:lineRule="auto"/>
        <w:rPr>
          <w:rFonts w:ascii="Times New Roman" w:hAnsi="Times New Roman"/>
          <w:u w:val="single"/>
          <w:rPrChange w:id="139" w:author="Louise Brown (staff)" w:date="2022-03-25T20:50:00Z">
            <w:rPr>
              <w:rFonts w:ascii="Times New Roman" w:eastAsiaTheme="minorEastAsia" w:hAnsi="Times New Roman" w:cs="Times New Roman"/>
            </w:rPr>
          </w:rPrChange>
        </w:rPr>
      </w:pPr>
    </w:p>
    <w:p w14:paraId="4E63E43A" w14:textId="6937522B" w:rsidR="00621091" w:rsidRDefault="00621091" w:rsidP="00D92FD6">
      <w:pPr>
        <w:autoSpaceDE w:val="0"/>
        <w:autoSpaceDN w:val="0"/>
        <w:adjustRightInd w:val="0"/>
        <w:spacing w:line="360" w:lineRule="auto"/>
        <w:rPr>
          <w:rFonts w:ascii="Times New Roman" w:eastAsiaTheme="minorEastAsia" w:hAnsi="Times New Roman" w:cs="Times New Roman"/>
        </w:rPr>
      </w:pPr>
    </w:p>
    <w:p w14:paraId="0A58384E" w14:textId="1B44CCA4" w:rsidR="00621091" w:rsidRDefault="00D92FD6" w:rsidP="00D00E64">
      <w:pPr>
        <w:autoSpaceDE w:val="0"/>
        <w:autoSpaceDN w:val="0"/>
        <w:adjustRightInd w:val="0"/>
        <w:spacing w:line="360" w:lineRule="auto"/>
        <w:jc w:val="both"/>
        <w:rPr>
          <w:rFonts w:ascii="Times New Roman" w:eastAsiaTheme="minorEastAsia" w:hAnsi="Times New Roman" w:cs="Times New Roman"/>
        </w:rPr>
      </w:pPr>
      <w:ins w:id="140" w:author="Louise Brown (staff)" w:date="2022-03-25T20:50:00Z">
        <w:r>
          <w:rPr>
            <w:rFonts w:ascii="Times New Roman" w:eastAsiaTheme="minorEastAsia" w:hAnsi="Times New Roman" w:cs="Times New Roman"/>
          </w:rPr>
          <w:t>Th</w:t>
        </w:r>
        <w:r w:rsidR="005962B0">
          <w:rPr>
            <w:rFonts w:ascii="Times New Roman" w:eastAsiaTheme="minorEastAsia" w:hAnsi="Times New Roman" w:cs="Times New Roman"/>
          </w:rPr>
          <w:t>is</w:t>
        </w:r>
      </w:ins>
      <w:del w:id="141" w:author="Louise Brown (staff)" w:date="2022-03-25T20:50:00Z">
        <w:r>
          <w:rPr>
            <w:rFonts w:ascii="Times New Roman" w:eastAsiaTheme="minorEastAsia" w:hAnsi="Times New Roman" w:cs="Times New Roman"/>
          </w:rPr>
          <w:delText>The</w:delText>
        </w:r>
      </w:del>
      <w:r>
        <w:rPr>
          <w:rFonts w:ascii="Times New Roman" w:eastAsiaTheme="minorEastAsia" w:hAnsi="Times New Roman" w:cs="Times New Roman"/>
        </w:rPr>
        <w:t xml:space="preserve"> section will be used to compare</w:t>
      </w:r>
      <w:r w:rsidR="00621091">
        <w:rPr>
          <w:rFonts w:ascii="Times New Roman" w:eastAsiaTheme="minorEastAsia" w:hAnsi="Times New Roman" w:cs="Times New Roman"/>
        </w:rPr>
        <w:t xml:space="preserve"> the difference between the optimised textile and </w:t>
      </w:r>
      <w:r>
        <w:rPr>
          <w:rFonts w:ascii="Times New Roman" w:eastAsiaTheme="minorEastAsia" w:hAnsi="Times New Roman" w:cs="Times New Roman"/>
        </w:rPr>
        <w:t>the naïve guess of a bifurcated orthogonal textile</w:t>
      </w:r>
      <w:r w:rsidR="00BB29A0">
        <w:rPr>
          <w:rFonts w:ascii="Times New Roman" w:eastAsiaTheme="minorEastAsia" w:hAnsi="Times New Roman" w:cs="Times New Roman"/>
        </w:rPr>
        <w:t xml:space="preserve"> and the worst performing textile</w:t>
      </w:r>
      <w:r>
        <w:rPr>
          <w:rFonts w:ascii="Times New Roman" w:eastAsiaTheme="minorEastAsia" w:hAnsi="Times New Roman" w:cs="Times New Roman"/>
        </w:rPr>
        <w:t>. This</w:t>
      </w:r>
      <w:del w:id="142" w:author="Louise Brown (staff)" w:date="2022-03-25T20:50:00Z">
        <w:r>
          <w:rPr>
            <w:rFonts w:ascii="Times New Roman" w:eastAsiaTheme="minorEastAsia" w:hAnsi="Times New Roman" w:cs="Times New Roman"/>
          </w:rPr>
          <w:delText xml:space="preserve"> should</w:delText>
        </w:r>
      </w:del>
      <w:r>
        <w:rPr>
          <w:rFonts w:ascii="Times New Roman" w:eastAsiaTheme="minorEastAsia" w:hAnsi="Times New Roman" w:cs="Times New Roman"/>
        </w:rPr>
        <w:t xml:space="preserve"> </w:t>
      </w:r>
      <w:ins w:id="143" w:author="George Spackman" w:date="2022-03-25T21:00:00Z">
        <w:r w:rsidR="00CF1835">
          <w:rPr>
            <w:rFonts w:ascii="Times New Roman" w:eastAsiaTheme="minorEastAsia" w:hAnsi="Times New Roman" w:cs="Times New Roman"/>
          </w:rPr>
          <w:t xml:space="preserve">will </w:t>
        </w:r>
      </w:ins>
      <w:commentRangeStart w:id="144"/>
      <w:r>
        <w:rPr>
          <w:rFonts w:ascii="Times New Roman" w:eastAsiaTheme="minorEastAsia" w:hAnsi="Times New Roman" w:cs="Times New Roman"/>
        </w:rPr>
        <w:t>provide</w:t>
      </w:r>
      <w:ins w:id="145" w:author="George Spackman" w:date="2022-03-25T20:59:00Z">
        <w:r w:rsidR="00CF1835">
          <w:rPr>
            <w:rFonts w:ascii="Times New Roman" w:eastAsiaTheme="minorEastAsia" w:hAnsi="Times New Roman" w:cs="Times New Roman"/>
          </w:rPr>
          <w:t>s</w:t>
        </w:r>
      </w:ins>
      <w:r>
        <w:rPr>
          <w:rFonts w:ascii="Times New Roman" w:eastAsiaTheme="minorEastAsia" w:hAnsi="Times New Roman" w:cs="Times New Roman"/>
        </w:rPr>
        <w:t xml:space="preserve"> </w:t>
      </w:r>
      <w:commentRangeStart w:id="146"/>
      <w:del w:id="147" w:author="George Spackman" w:date="2022-03-25T20:59:00Z">
        <w:r w:rsidDel="00CF1835">
          <w:rPr>
            <w:rFonts w:ascii="Times New Roman" w:eastAsiaTheme="minorEastAsia" w:hAnsi="Times New Roman" w:cs="Times New Roman"/>
          </w:rPr>
          <w:delText xml:space="preserve">some </w:delText>
        </w:r>
      </w:del>
      <w:r>
        <w:rPr>
          <w:rFonts w:ascii="Times New Roman" w:eastAsiaTheme="minorEastAsia" w:hAnsi="Times New Roman" w:cs="Times New Roman"/>
        </w:rPr>
        <w:t>information</w:t>
      </w:r>
      <w:commentRangeEnd w:id="146"/>
      <w:ins w:id="148" w:author="Louise Brown (staff)" w:date="2022-03-25T20:50:00Z">
        <w:del w:id="149" w:author="George Spackman" w:date="2022-03-25T21:00:00Z">
          <w:r w:rsidDel="00CF1835">
            <w:rPr>
              <w:rFonts w:ascii="Times New Roman" w:eastAsiaTheme="minorEastAsia" w:hAnsi="Times New Roman" w:cs="Times New Roman"/>
            </w:rPr>
            <w:delText xml:space="preserve"> </w:delText>
          </w:r>
        </w:del>
      </w:ins>
      <w:commentRangeEnd w:id="144"/>
      <w:r w:rsidR="00195576">
        <w:rPr>
          <w:rStyle w:val="CommentReference"/>
        </w:rPr>
        <w:commentReference w:id="144"/>
      </w:r>
      <w:r w:rsidR="00C948F4">
        <w:rPr>
          <w:rStyle w:val="CommentReference"/>
        </w:rPr>
        <w:commentReference w:id="146"/>
      </w:r>
      <w:ins w:id="150" w:author="Thomas Turner (staff)" w:date="2022-03-25T20:50:00Z">
        <w:r>
          <w:rPr>
            <w:rFonts w:ascii="Times New Roman" w:eastAsiaTheme="minorEastAsia" w:hAnsi="Times New Roman" w:cs="Times New Roman"/>
          </w:rPr>
          <w:t xml:space="preserve"> </w:t>
        </w:r>
      </w:ins>
      <w:r>
        <w:rPr>
          <w:rFonts w:ascii="Times New Roman" w:eastAsiaTheme="minorEastAsia" w:hAnsi="Times New Roman" w:cs="Times New Roman"/>
        </w:rPr>
        <w:t>about the weave characteristics</w:t>
      </w:r>
      <w:ins w:id="151" w:author="George Spackman" w:date="2022-03-25T21:00:00Z">
        <w:r w:rsidR="00CF1835">
          <w:rPr>
            <w:rFonts w:ascii="Times New Roman" w:eastAsiaTheme="minorEastAsia" w:hAnsi="Times New Roman" w:cs="Times New Roman"/>
          </w:rPr>
          <w:t xml:space="preserve"> in terms of the weft yarn crossover and junction shape</w:t>
        </w:r>
      </w:ins>
      <w:r>
        <w:rPr>
          <w:rFonts w:ascii="Times New Roman" w:eastAsiaTheme="minorEastAsia" w:hAnsi="Times New Roman" w:cs="Times New Roman"/>
        </w:rPr>
        <w:t xml:space="preserve"> that result in better performance in terms of the load at initial failure. </w:t>
      </w:r>
    </w:p>
    <w:p w14:paraId="2737B327" w14:textId="1EE09B6A" w:rsidR="00127610" w:rsidRDefault="00127610" w:rsidP="00D00E64">
      <w:pPr>
        <w:autoSpaceDE w:val="0"/>
        <w:autoSpaceDN w:val="0"/>
        <w:adjustRightInd w:val="0"/>
        <w:spacing w:line="360" w:lineRule="auto"/>
        <w:jc w:val="both"/>
        <w:rPr>
          <w:rFonts w:ascii="Times New Roman" w:eastAsiaTheme="minorEastAsia" w:hAnsi="Times New Roman" w:cs="Times New Roman"/>
        </w:rPr>
      </w:pPr>
    </w:p>
    <w:p w14:paraId="29B6E67C" w14:textId="241D48D4" w:rsidR="00127610" w:rsidRDefault="00127610" w:rsidP="00D00E64">
      <w:pPr>
        <w:autoSpaceDE w:val="0"/>
        <w:autoSpaceDN w:val="0"/>
        <w:adjustRightInd w:val="0"/>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For the orthogonal textile, the </w:t>
      </w:r>
      <w:del w:id="152" w:author="Louise Brown (staff)" w:date="2022-03-25T20:50:00Z">
        <w:r>
          <w:rPr>
            <w:rFonts w:ascii="Times New Roman" w:eastAsiaTheme="minorEastAsia" w:hAnsi="Times New Roman" w:cs="Times New Roman"/>
          </w:rPr>
          <w:delText xml:space="preserve">final </w:delText>
        </w:r>
      </w:del>
      <w:r>
        <w:rPr>
          <w:rFonts w:ascii="Times New Roman" w:eastAsiaTheme="minorEastAsia" w:hAnsi="Times New Roman" w:cs="Times New Roman"/>
        </w:rPr>
        <w:t>weave model generate</w:t>
      </w:r>
      <w:r w:rsidR="00B01822">
        <w:rPr>
          <w:rFonts w:ascii="Times New Roman" w:eastAsiaTheme="minorEastAsia" w:hAnsi="Times New Roman" w:cs="Times New Roman"/>
        </w:rPr>
        <w:t xml:space="preserve">d by TexGen </w:t>
      </w:r>
      <w:ins w:id="153" w:author="Louise Brown (staff)" w:date="2022-03-25T20:50:00Z">
        <w:r w:rsidR="005962B0">
          <w:rPr>
            <w:rFonts w:ascii="Times New Roman" w:eastAsiaTheme="minorEastAsia" w:hAnsi="Times New Roman" w:cs="Times New Roman"/>
          </w:rPr>
          <w:t xml:space="preserve">after the application of the bifurcation transformation </w:t>
        </w:r>
      </w:ins>
      <w:r w:rsidR="00B01822">
        <w:rPr>
          <w:rFonts w:ascii="Times New Roman" w:eastAsiaTheme="minorEastAsia" w:hAnsi="Times New Roman" w:cs="Times New Roman"/>
        </w:rPr>
        <w:t>is shown in figure 7-3</w:t>
      </w:r>
      <w:r>
        <w:rPr>
          <w:rFonts w:ascii="Times New Roman" w:eastAsiaTheme="minorEastAsia" w:hAnsi="Times New Roman" w:cs="Times New Roman"/>
        </w:rPr>
        <w:t>.</w:t>
      </w:r>
    </w:p>
    <w:p w14:paraId="5E80916A" w14:textId="05577C28" w:rsidR="00357438" w:rsidRDefault="00357438" w:rsidP="00D92FD6">
      <w:pPr>
        <w:autoSpaceDE w:val="0"/>
        <w:autoSpaceDN w:val="0"/>
        <w:adjustRightInd w:val="0"/>
        <w:spacing w:line="360" w:lineRule="auto"/>
        <w:rPr>
          <w:rFonts w:ascii="Times New Roman" w:eastAsiaTheme="minorEastAsia" w:hAnsi="Times New Roman" w:cs="Times New Roman"/>
        </w:rPr>
      </w:pPr>
    </w:p>
    <w:p w14:paraId="0842CC8C" w14:textId="77777777" w:rsidR="00357438" w:rsidDel="00283F57" w:rsidRDefault="00357438" w:rsidP="00D92FD6">
      <w:pPr>
        <w:autoSpaceDE w:val="0"/>
        <w:autoSpaceDN w:val="0"/>
        <w:adjustRightInd w:val="0"/>
        <w:spacing w:line="360" w:lineRule="auto"/>
        <w:rPr>
          <w:del w:id="154" w:author="George Spackman" w:date="2022-03-25T21:26:00Z"/>
          <w:rFonts w:ascii="Times New Roman" w:eastAsiaTheme="minorEastAsia" w:hAnsi="Times New Roman" w:cs="Times New Roman"/>
        </w:rPr>
      </w:pPr>
    </w:p>
    <w:p w14:paraId="619D546D" w14:textId="4F20CE34" w:rsidR="007904A2" w:rsidRPr="007904A2" w:rsidRDefault="00A13AC8" w:rsidP="00283F57">
      <w:pPr>
        <w:jc w:val="center"/>
        <w:rPr>
          <w:lang w:eastAsia="en-GB"/>
        </w:rPr>
      </w:pPr>
      <w:r w:rsidRPr="007904A2">
        <w:rPr>
          <w:noProof/>
          <w:lang w:eastAsia="en-GB"/>
        </w:rPr>
        <w:drawing>
          <wp:inline distT="0" distB="0" distL="0" distR="0" wp14:anchorId="38938E49" wp14:editId="04B01133">
            <wp:extent cx="2749572" cy="2679065"/>
            <wp:effectExtent l="0" t="2858" r="3493" b="3492"/>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2160" r="45905" b="15451"/>
                    <a:stretch/>
                  </pic:blipFill>
                  <pic:spPr bwMode="auto">
                    <a:xfrm rot="5400000">
                      <a:off x="0" y="0"/>
                      <a:ext cx="2753382" cy="2682777"/>
                    </a:xfrm>
                    <a:prstGeom prst="rect">
                      <a:avLst/>
                    </a:prstGeom>
                    <a:noFill/>
                    <a:ln>
                      <a:noFill/>
                    </a:ln>
                    <a:extLst>
                      <a:ext uri="{53640926-AAD7-44D8-BBD7-CCE9431645EC}">
                        <a14:shadowObscured xmlns:a14="http://schemas.microsoft.com/office/drawing/2010/main"/>
                      </a:ext>
                    </a:extLst>
                  </pic:spPr>
                </pic:pic>
              </a:graphicData>
            </a:graphic>
          </wp:inline>
        </w:drawing>
      </w:r>
      <w:r w:rsidR="007904A2" w:rsidRPr="007904A2">
        <w:rPr>
          <w:lang w:eastAsia="en-GB"/>
        </w:rPr>
        <w:fldChar w:fldCharType="begin"/>
      </w:r>
      <w:r w:rsidR="007904A2" w:rsidRPr="007904A2">
        <w:rPr>
          <w:lang w:eastAsia="en-GB"/>
        </w:rPr>
        <w:instrText xml:space="preserve"> INCLUDEPICTURE "https://attachments.office.net/owa/emxghs%40exmail.nottingham.ac.uk/service.svc/s/GetAttachmentThumbnail?id=AAMkADI5YTc2NTBlLWU1M2ItNGZkYS1hNzRhLTFmOGNjMGNlZTU0MQBGAAAAAAAVvRk%2FhHfGTJ%2FZicwNfZXpBwDk4Y2%2FwHa8Sqq%2BcWlEGg2cAAAAAAEMAADk4Y2%2FwHa8Sqq%2BcWlEGg2cAARHjufFAAABEgAQAAPK9QlioM9BkZ6cmuNAbzE%3D&amp;thumbnailType=2&amp;token=eyJhbGciOiJSUzI1NiIsImtpZCI6IkZBRDY1NDI2MkM2QUYyOTYxQUExRThDQUI3OEZGMUIyNzBFNzA3RTkiLCJ0eXAiOiJKV1QiLCJ4NXQiOiItdFpVSml4cThwWWFvZWpLdDRfeHNuRG5CLWsifQ.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.Wo9FGyFM_Qf-O18Xtdpi4IJDLslppVmCSpB7YtoG5pheuHeURCwoxoT912Hj9dNGv5JnDGHDA48hrZt2tA2mvOsu6mvZ3Dw-UeOhn6HTGC4pnSAKVmlbLAUGD5NA8rmoYH5RFGBKJ_js74Gawt8Sfk7aPXETyVt2p7P4KHsuZMpi8O2MpuyrRL0i3DG0_pbZ7oprwR_4PGvVC2yoIClNvWeEfxgB49fh3kXyDJ2dmKBmBYYdv0UmKRoPdPcfb6dX-7JqiZ6wXljBeGKDxaPfypva7UsLnLolM7Tvnsi0Ff_-6CRbTqC7-BNCx61k1r9zq2DgT0BzxJMCtZAHMelF3w&amp;X-OWA-CANARY=qcWTleWPtkmUU3P1ROUNjmC4CmjE79kYNlMI3ZwmiAfL79jqBJ-5sYbGmpXkzbKA6UbBifMQp30.&amp;owa=outlook.office.com&amp;scriptVer=20220204002.03&amp;animation=true" \* MERGEFORMATINET </w:instrText>
      </w:r>
      <w:r w:rsidR="007904A2" w:rsidRPr="007904A2">
        <w:rPr>
          <w:lang w:eastAsia="en-GB"/>
        </w:rPr>
        <w:fldChar w:fldCharType="end"/>
      </w:r>
    </w:p>
    <w:p w14:paraId="3DC93D14" w14:textId="6C38ECF9" w:rsidR="00D92FD6" w:rsidRDefault="00D92FD6" w:rsidP="00D92FD6">
      <w:pPr>
        <w:autoSpaceDE w:val="0"/>
        <w:autoSpaceDN w:val="0"/>
        <w:adjustRightInd w:val="0"/>
        <w:spacing w:line="360" w:lineRule="auto"/>
        <w:rPr>
          <w:rFonts w:ascii="Times New Roman" w:eastAsiaTheme="minorEastAsia" w:hAnsi="Times New Roman" w:cs="Times New Roman"/>
        </w:rPr>
      </w:pPr>
    </w:p>
    <w:p w14:paraId="5EE7FBF3" w14:textId="5C18799D" w:rsidR="00D92FD6" w:rsidRDefault="00B01822" w:rsidP="000716FC">
      <w:pPr>
        <w:autoSpaceDE w:val="0"/>
        <w:autoSpaceDN w:val="0"/>
        <w:adjustRightInd w:val="0"/>
        <w:spacing w:line="360" w:lineRule="auto"/>
        <w:jc w:val="center"/>
        <w:rPr>
          <w:rFonts w:ascii="Times New Roman" w:eastAsiaTheme="minorEastAsia" w:hAnsi="Times New Roman" w:cs="Times New Roman"/>
        </w:rPr>
      </w:pPr>
      <w:r>
        <w:rPr>
          <w:rFonts w:ascii="Times New Roman" w:eastAsiaTheme="minorEastAsia" w:hAnsi="Times New Roman" w:cs="Times New Roman"/>
        </w:rPr>
        <w:t>Figure 7-3</w:t>
      </w:r>
      <w:r w:rsidR="000716FC">
        <w:rPr>
          <w:rFonts w:ascii="Times New Roman" w:eastAsiaTheme="minorEastAsia" w:hAnsi="Times New Roman" w:cs="Times New Roman"/>
        </w:rPr>
        <w:t xml:space="preserve"> Orthogonal weave T-Joint reinforcement model generated using TexGen.</w:t>
      </w:r>
    </w:p>
    <w:p w14:paraId="0311003D" w14:textId="3E42D670" w:rsidR="000716FC" w:rsidRDefault="000716FC" w:rsidP="000716FC">
      <w:pPr>
        <w:autoSpaceDE w:val="0"/>
        <w:autoSpaceDN w:val="0"/>
        <w:adjustRightInd w:val="0"/>
        <w:spacing w:line="360" w:lineRule="auto"/>
        <w:jc w:val="center"/>
        <w:rPr>
          <w:rFonts w:ascii="Times New Roman" w:eastAsiaTheme="minorEastAsia" w:hAnsi="Times New Roman" w:cs="Times New Roman"/>
        </w:rPr>
      </w:pPr>
    </w:p>
    <w:p w14:paraId="25295BF6" w14:textId="3EB9AB9B" w:rsidR="000716FC" w:rsidRDefault="000716FC" w:rsidP="000716FC">
      <w:pPr>
        <w:autoSpaceDE w:val="0"/>
        <w:autoSpaceDN w:val="0"/>
        <w:adjustRightInd w:val="0"/>
        <w:spacing w:line="360" w:lineRule="auto"/>
        <w:rPr>
          <w:rFonts w:ascii="Times New Roman" w:eastAsiaTheme="minorEastAsia" w:hAnsi="Times New Roman" w:cs="Times New Roman"/>
        </w:rPr>
      </w:pPr>
    </w:p>
    <w:p w14:paraId="7D012496" w14:textId="0E85BC4D" w:rsidR="00FD57BB" w:rsidRDefault="000716FC" w:rsidP="00D00E64">
      <w:pPr>
        <w:autoSpaceDE w:val="0"/>
        <w:autoSpaceDN w:val="0"/>
        <w:adjustRightInd w:val="0"/>
        <w:spacing w:line="360" w:lineRule="auto"/>
        <w:jc w:val="both"/>
        <w:rPr>
          <w:rFonts w:ascii="Times New Roman" w:eastAsiaTheme="minorEastAsia" w:hAnsi="Times New Roman" w:cs="Times New Roman"/>
        </w:rPr>
      </w:pPr>
      <w:commentRangeStart w:id="155"/>
      <w:commentRangeStart w:id="156"/>
      <w:r>
        <w:rPr>
          <w:rFonts w:ascii="Times New Roman" w:eastAsiaTheme="minorEastAsia" w:hAnsi="Times New Roman" w:cs="Times New Roman"/>
        </w:rPr>
        <w:t xml:space="preserve">This model </w:t>
      </w:r>
      <w:del w:id="157" w:author="Louise Brown (staff)" w:date="2022-03-25T20:50:00Z">
        <w:r>
          <w:rPr>
            <w:rFonts w:ascii="Times New Roman" w:eastAsiaTheme="minorEastAsia" w:hAnsi="Times New Roman" w:cs="Times New Roman"/>
          </w:rPr>
          <w:delText xml:space="preserve">after meshing </w:delText>
        </w:r>
      </w:del>
      <w:r>
        <w:rPr>
          <w:rFonts w:ascii="Times New Roman" w:eastAsiaTheme="minorEastAsia" w:hAnsi="Times New Roman" w:cs="Times New Roman"/>
        </w:rPr>
        <w:t>was</w:t>
      </w:r>
      <w:ins w:id="158" w:author="Louise Brown (staff)" w:date="2022-03-25T20:50:00Z">
        <w:r w:rsidR="009D6D8D">
          <w:rPr>
            <w:rFonts w:ascii="Times New Roman" w:eastAsiaTheme="minorEastAsia" w:hAnsi="Times New Roman" w:cs="Times New Roman"/>
          </w:rPr>
          <w:t xml:space="preserve"> meshed</w:t>
        </w:r>
      </w:ins>
      <w:ins w:id="159" w:author="George Spackman" w:date="2022-03-25T21:31:00Z">
        <w:r w:rsidR="00283F57">
          <w:rPr>
            <w:rFonts w:ascii="Times New Roman" w:eastAsiaTheme="minorEastAsia" w:hAnsi="Times New Roman" w:cs="Times New Roman"/>
          </w:rPr>
          <w:t xml:space="preserve"> using the octree voxel mesh</w:t>
        </w:r>
      </w:ins>
      <w:ins w:id="160" w:author="Louise Brown (staff)" w:date="2022-03-25T20:50:00Z">
        <w:r w:rsidR="006D602E">
          <w:rPr>
            <w:rFonts w:ascii="Times New Roman" w:eastAsiaTheme="minorEastAsia" w:hAnsi="Times New Roman" w:cs="Times New Roman"/>
          </w:rPr>
          <w:t xml:space="preserve"> and</w:t>
        </w:r>
      </w:ins>
      <w:r>
        <w:rPr>
          <w:rFonts w:ascii="Times New Roman" w:eastAsiaTheme="minorEastAsia" w:hAnsi="Times New Roman" w:cs="Times New Roman"/>
        </w:rPr>
        <w:t xml:space="preserve"> </w:t>
      </w:r>
      <w:ins w:id="161" w:author="George Spackman" w:date="2022-03-25T21:31:00Z">
        <w:r w:rsidR="000834CA">
          <w:rPr>
            <w:rFonts w:ascii="Times New Roman" w:eastAsiaTheme="minorEastAsia" w:hAnsi="Times New Roman" w:cs="Times New Roman"/>
          </w:rPr>
          <w:t>run in Abaqus</w:t>
        </w:r>
      </w:ins>
      <w:del w:id="162" w:author="George Spackman" w:date="2022-03-25T21:31:00Z">
        <w:r w:rsidDel="000834CA">
          <w:rPr>
            <w:rFonts w:ascii="Times New Roman" w:eastAsiaTheme="minorEastAsia" w:hAnsi="Times New Roman" w:cs="Times New Roman"/>
          </w:rPr>
          <w:delText>run</w:delText>
        </w:r>
      </w:del>
      <w:r>
        <w:rPr>
          <w:rFonts w:ascii="Times New Roman" w:eastAsiaTheme="minorEastAsia" w:hAnsi="Times New Roman" w:cs="Times New Roman"/>
        </w:rPr>
        <w:t xml:space="preserve"> </w:t>
      </w:r>
      <w:commentRangeEnd w:id="155"/>
      <w:commentRangeEnd w:id="156"/>
      <w:r w:rsidR="00541B16">
        <w:rPr>
          <w:rStyle w:val="CommentReference"/>
        </w:rPr>
        <w:commentReference w:id="155"/>
      </w:r>
      <w:r w:rsidR="0039672A">
        <w:rPr>
          <w:rStyle w:val="CommentReference"/>
        </w:rPr>
        <w:commentReference w:id="156"/>
      </w:r>
      <w:r>
        <w:rPr>
          <w:rFonts w:ascii="Times New Roman" w:eastAsiaTheme="minorEastAsia" w:hAnsi="Times New Roman" w:cs="Times New Roman"/>
        </w:rPr>
        <w:t>using the</w:t>
      </w:r>
      <w:ins w:id="163" w:author="George Spackman" w:date="2022-03-25T21:31:00Z">
        <w:r w:rsidR="000834CA">
          <w:rPr>
            <w:rFonts w:ascii="Times New Roman" w:eastAsiaTheme="minorEastAsia" w:hAnsi="Times New Roman" w:cs="Times New Roman"/>
          </w:rPr>
          <w:t xml:space="preserve"> finite element</w:t>
        </w:r>
      </w:ins>
      <w:r>
        <w:rPr>
          <w:rFonts w:ascii="Times New Roman" w:eastAsiaTheme="minorEastAsia" w:hAnsi="Times New Roman" w:cs="Times New Roman"/>
        </w:rPr>
        <w:t xml:space="preserve"> tensile pull-off model </w:t>
      </w:r>
      <w:ins w:id="164" w:author="George Spackman" w:date="2022-03-25T21:32:00Z">
        <w:r w:rsidR="000834CA">
          <w:rPr>
            <w:rFonts w:ascii="Times New Roman" w:eastAsiaTheme="minorEastAsia" w:hAnsi="Times New Roman" w:cs="Times New Roman"/>
          </w:rPr>
          <w:t xml:space="preserve">and mesh parameters </w:t>
        </w:r>
      </w:ins>
      <w:r>
        <w:rPr>
          <w:rFonts w:ascii="Times New Roman" w:eastAsiaTheme="minorEastAsia" w:hAnsi="Times New Roman" w:cs="Times New Roman"/>
        </w:rPr>
        <w:t>se</w:t>
      </w:r>
      <w:ins w:id="165" w:author="George Spackman" w:date="2022-03-25T21:32:00Z">
        <w:r w:rsidR="000834CA">
          <w:rPr>
            <w:rFonts w:ascii="Times New Roman" w:eastAsiaTheme="minorEastAsia" w:hAnsi="Times New Roman" w:cs="Times New Roman"/>
          </w:rPr>
          <w:t>lected</w:t>
        </w:r>
      </w:ins>
      <w:del w:id="166" w:author="George Spackman" w:date="2022-03-25T21:32:00Z">
        <w:r w:rsidDel="000834CA">
          <w:rPr>
            <w:rFonts w:ascii="Times New Roman" w:eastAsiaTheme="minorEastAsia" w:hAnsi="Times New Roman" w:cs="Times New Roman"/>
          </w:rPr>
          <w:delText>t</w:delText>
        </w:r>
      </w:del>
      <w:r>
        <w:rPr>
          <w:rFonts w:ascii="Times New Roman" w:eastAsiaTheme="minorEastAsia" w:hAnsi="Times New Roman" w:cs="Times New Roman"/>
        </w:rPr>
        <w:t xml:space="preserve"> </w:t>
      </w:r>
      <w:del w:id="167" w:author="George Spackman" w:date="2022-03-25T21:32:00Z">
        <w:r w:rsidDel="000834CA">
          <w:rPr>
            <w:rFonts w:ascii="Times New Roman" w:eastAsiaTheme="minorEastAsia" w:hAnsi="Times New Roman" w:cs="Times New Roman"/>
          </w:rPr>
          <w:delText xml:space="preserve">out </w:delText>
        </w:r>
      </w:del>
      <w:r>
        <w:rPr>
          <w:rFonts w:ascii="Times New Roman" w:eastAsiaTheme="minorEastAsia" w:hAnsi="Times New Roman" w:cs="Times New Roman"/>
        </w:rPr>
        <w:t xml:space="preserve">in the </w:t>
      </w:r>
      <w:r w:rsidR="00B05B88">
        <w:rPr>
          <w:rFonts w:ascii="Times New Roman" w:eastAsiaTheme="minorEastAsia" w:hAnsi="Times New Roman" w:cs="Times New Roman"/>
        </w:rPr>
        <w:t xml:space="preserve">previous chapter. </w:t>
      </w:r>
      <w:r w:rsidR="00FD57BB">
        <w:rPr>
          <w:rFonts w:ascii="Times New Roman" w:eastAsiaTheme="minorEastAsia" w:hAnsi="Times New Roman" w:cs="Times New Roman"/>
        </w:rPr>
        <w:t xml:space="preserve">Shibo et </w:t>
      </w:r>
      <w:commentRangeStart w:id="168"/>
      <w:r w:rsidR="00FD57BB">
        <w:rPr>
          <w:rFonts w:ascii="Times New Roman" w:eastAsiaTheme="minorEastAsia" w:hAnsi="Times New Roman" w:cs="Times New Roman"/>
        </w:rPr>
        <w:t>al</w:t>
      </w:r>
      <w:commentRangeEnd w:id="168"/>
      <w:r w:rsidR="00FD57BB">
        <w:rPr>
          <w:rStyle w:val="CommentReference"/>
        </w:rPr>
        <w:commentReference w:id="168"/>
      </w:r>
      <w:r w:rsidR="00FD57BB">
        <w:rPr>
          <w:rFonts w:ascii="Times New Roman" w:eastAsiaTheme="minorEastAsia" w:hAnsi="Times New Roman" w:cs="Times New Roman"/>
        </w:rPr>
        <w:t xml:space="preserve">. </w:t>
      </w:r>
      <w:commentRangeStart w:id="169"/>
      <w:r w:rsidR="00B01822">
        <w:rPr>
          <w:rFonts w:ascii="Times New Roman" w:eastAsiaTheme="minorEastAsia" w:hAnsi="Times New Roman" w:cs="Times New Roman"/>
        </w:rPr>
        <w:fldChar w:fldCharType="begin" w:fldLock="1"/>
      </w:r>
      <w:r w:rsidR="00B01822">
        <w:rPr>
          <w:rFonts w:ascii="Times New Roman" w:eastAsiaTheme="minorEastAsia" w:hAnsi="Times New Roman" w:cs="Times New Roman"/>
        </w:rPr>
        <w:instrText>ADDIN CSL_CITATION {"citationItems":[{"id":"ITEM-1","itemData":{"abstract":"Manipulation of the through-thickness yarn path enables 3D woven reinforcement to separate locally in the form of a bifurcation, creating net-shaped preforms for T- and I-beams. Preforming introduces fibre architecture deformation at the 3D woven bifurcation area. We report a geometric modelling approach to represent the realistic fibre architecture, as a preprocessing tool for finite element analyses. The study started with x-ray micro-computed tomography (µCT) of two 3D woven T-beams varying only by their yarn path at the T-junction area. Supported by the µCT image analysis, a set of mathematical formula were proposed to describe the identified features in the 3D woven T-beams. We then moved on to implement the automated modelling procedure in the open-source software TexGen. Using the weave pattern as input data, TexGen first simulates as-woven flat T-piece. Next, TexGen applies geometric transformation and refinements to simulate the preforming process of T-beams. The paper highlights an efficient approach to model the complex woven bifurcation structure at mesoscale.","author":[{"dropping-particle":"","family":"Brown","given":"Louise P.","non-dropping-particle":"","parse-names":false,"suffix":""},{"dropping-particle":"","family":"Yan","given":"Shibo","non-dropping-particle":"","parse-names":false,"suffix":""},{"dropping-particle":"","family":"Zeng","given":"Xuesen","non-dropping-particle":"","parse-names":false,"suffix":""},{"dropping-particle":"","family":"Long","given":"Andrew C.","non-dropping-particle":"","parse-names":false,"suffix":""}],"id":"ITEM-1","issued":{"date-parts":[["2015","5","26"]]},"title":"Mesoscale geometric modelling of bifurcation in 3D woven T-beam preforms","type":"article-journal"},"uris":["http://www.mendeley.com/documents/?uuid=86ef2f99-2a8d-3718-82a2-58c6ba86f38a"]}],"mendeley":{"formattedCitation":"[1]","plainTextFormattedCitation":"[1]"},"properties":{"noteIndex":0},"schema":"https://github.com/citation-style-language/schema/raw/master/csl-citation.json"}</w:instrText>
      </w:r>
      <w:r w:rsidR="00B01822">
        <w:rPr>
          <w:rFonts w:ascii="Times New Roman" w:eastAsiaTheme="minorEastAsia" w:hAnsi="Times New Roman" w:cs="Times New Roman"/>
        </w:rPr>
        <w:fldChar w:fldCharType="separate"/>
      </w:r>
      <w:r w:rsidR="00B01822" w:rsidRPr="00B01822">
        <w:rPr>
          <w:rFonts w:ascii="Times New Roman" w:eastAsiaTheme="minorEastAsia" w:hAnsi="Times New Roman" w:cs="Times New Roman"/>
          <w:noProof/>
        </w:rPr>
        <w:t>[1]</w:t>
      </w:r>
      <w:r w:rsidR="00B01822">
        <w:rPr>
          <w:rFonts w:ascii="Times New Roman" w:eastAsiaTheme="minorEastAsia" w:hAnsi="Times New Roman" w:cs="Times New Roman"/>
        </w:rPr>
        <w:fldChar w:fldCharType="end"/>
      </w:r>
      <w:r w:rsidR="00FD57BB">
        <w:rPr>
          <w:rFonts w:ascii="Times New Roman" w:eastAsiaTheme="minorEastAsia" w:hAnsi="Times New Roman" w:cs="Times New Roman"/>
        </w:rPr>
        <w:t xml:space="preserve"> </w:t>
      </w:r>
      <w:r w:rsidR="00B01822">
        <w:rPr>
          <w:rFonts w:ascii="Times New Roman" w:eastAsiaTheme="minorEastAsia" w:hAnsi="Times New Roman" w:cs="Times New Roman"/>
        </w:rPr>
        <w:t xml:space="preserve"> </w:t>
      </w:r>
      <w:r w:rsidR="00FD57BB">
        <w:rPr>
          <w:rFonts w:ascii="Times New Roman" w:eastAsiaTheme="minorEastAsia" w:hAnsi="Times New Roman" w:cs="Times New Roman"/>
        </w:rPr>
        <w:t xml:space="preserve">suggested that the best performing T-joint weaves with weft yarn variations had wefts that cross over and wefts that </w:t>
      </w:r>
      <w:proofErr w:type="spellStart"/>
      <w:r w:rsidR="00FD57BB">
        <w:rPr>
          <w:rFonts w:ascii="Times New Roman" w:eastAsiaTheme="minorEastAsia" w:hAnsi="Times New Roman" w:cs="Times New Roman"/>
        </w:rPr>
        <w:t>self entangle</w:t>
      </w:r>
      <w:commentRangeEnd w:id="169"/>
      <w:proofErr w:type="spellEnd"/>
      <w:ins w:id="170" w:author="Louise Brown (staff)" w:date="2022-03-25T20:50:00Z">
        <w:r w:rsidR="00E97CD6">
          <w:rPr>
            <w:rStyle w:val="CommentReference"/>
          </w:rPr>
          <w:commentReference w:id="169"/>
        </w:r>
        <w:r w:rsidR="00FD57BB">
          <w:rPr>
            <w:rFonts w:ascii="Times New Roman" w:eastAsiaTheme="minorEastAsia" w:hAnsi="Times New Roman" w:cs="Times New Roman"/>
          </w:rPr>
          <w:t>.</w:t>
        </w:r>
        <w:r w:rsidR="006D602E">
          <w:rPr>
            <w:rFonts w:ascii="Times New Roman" w:eastAsiaTheme="minorEastAsia" w:hAnsi="Times New Roman" w:cs="Times New Roman"/>
          </w:rPr>
          <w:t xml:space="preserve"> The conclusions drawn in that case was based upon a limited number of model geometries. The numbers were limited because of the manual, time intensive nature of the model generation.</w:t>
        </w:r>
      </w:ins>
      <w:del w:id="171" w:author="Louise Brown (staff)" w:date="2022-03-25T20:50:00Z">
        <w:r w:rsidR="00FD57BB">
          <w:rPr>
            <w:rFonts w:ascii="Times New Roman" w:eastAsiaTheme="minorEastAsia" w:hAnsi="Times New Roman" w:cs="Times New Roman"/>
          </w:rPr>
          <w:delText>.</w:delText>
        </w:r>
      </w:del>
      <w:r w:rsidR="00E27479">
        <w:rPr>
          <w:rFonts w:ascii="Times New Roman" w:eastAsiaTheme="minorEastAsia" w:hAnsi="Times New Roman" w:cs="Times New Roman"/>
        </w:rPr>
        <w:t xml:space="preserve"> </w:t>
      </w:r>
      <w:r w:rsidR="00EB1CDA">
        <w:rPr>
          <w:rFonts w:ascii="Times New Roman" w:eastAsiaTheme="minorEastAsia" w:hAnsi="Times New Roman" w:cs="Times New Roman"/>
        </w:rPr>
        <w:t xml:space="preserve">Crossover is when weft yarns cross from one half of the textile to the other at the junction region. </w:t>
      </w:r>
      <w:r w:rsidR="00FD57BB">
        <w:rPr>
          <w:rFonts w:ascii="Times New Roman" w:eastAsiaTheme="minorEastAsia" w:hAnsi="Times New Roman" w:cs="Times New Roman"/>
        </w:rPr>
        <w:t xml:space="preserve">Entanglement was </w:t>
      </w:r>
      <w:r w:rsidR="003653BE">
        <w:rPr>
          <w:rFonts w:ascii="Times New Roman" w:eastAsiaTheme="minorEastAsia" w:hAnsi="Times New Roman" w:cs="Times New Roman"/>
        </w:rPr>
        <w:t>defined</w:t>
      </w:r>
      <w:r w:rsidR="00FD57BB">
        <w:rPr>
          <w:rFonts w:ascii="Times New Roman" w:eastAsiaTheme="minorEastAsia" w:hAnsi="Times New Roman" w:cs="Times New Roman"/>
        </w:rPr>
        <w:t xml:space="preserve"> to be when wefts do not crossover into the other half of the textile at the bifurcation region but do crossover each other</w:t>
      </w:r>
      <w:r w:rsidR="00EB1CDA">
        <w:rPr>
          <w:rFonts w:ascii="Times New Roman" w:eastAsiaTheme="minorEastAsia" w:hAnsi="Times New Roman" w:cs="Times New Roman"/>
        </w:rPr>
        <w:t xml:space="preserve">. </w:t>
      </w:r>
      <w:r w:rsidR="00FD57BB">
        <w:rPr>
          <w:rFonts w:ascii="Times New Roman" w:eastAsiaTheme="minorEastAsia" w:hAnsi="Times New Roman" w:cs="Times New Roman"/>
        </w:rPr>
        <w:t xml:space="preserve"> </w:t>
      </w:r>
      <w:r w:rsidR="00BB29A0">
        <w:rPr>
          <w:rFonts w:ascii="Times New Roman" w:eastAsiaTheme="minorEastAsia" w:hAnsi="Times New Roman" w:cs="Times New Roman"/>
        </w:rPr>
        <w:t>The orthogonal weave model exhibits neither weft crossover nor entanglement. As a result, the noodle region of the model is resin rich, containing no yarns and presenting a large triangular notch shape.</w:t>
      </w:r>
    </w:p>
    <w:p w14:paraId="77CF6DD5" w14:textId="5F75594E" w:rsidR="00D8109C" w:rsidRDefault="00D8109C" w:rsidP="00D00E64">
      <w:pPr>
        <w:autoSpaceDE w:val="0"/>
        <w:autoSpaceDN w:val="0"/>
        <w:adjustRightInd w:val="0"/>
        <w:spacing w:line="360" w:lineRule="auto"/>
        <w:jc w:val="both"/>
        <w:rPr>
          <w:rFonts w:ascii="Times New Roman" w:eastAsiaTheme="minorEastAsia" w:hAnsi="Times New Roman" w:cs="Times New Roman"/>
        </w:rPr>
      </w:pPr>
    </w:p>
    <w:p w14:paraId="33EFE8EB" w14:textId="50F41FE5" w:rsidR="00E87B9F" w:rsidRDefault="00E87B9F" w:rsidP="00D00E64">
      <w:pPr>
        <w:autoSpaceDE w:val="0"/>
        <w:autoSpaceDN w:val="0"/>
        <w:adjustRightInd w:val="0"/>
        <w:spacing w:line="360" w:lineRule="auto"/>
        <w:jc w:val="both"/>
        <w:rPr>
          <w:rFonts w:ascii="Times New Roman" w:eastAsiaTheme="minorEastAsia" w:hAnsi="Times New Roman" w:cs="Times New Roman"/>
        </w:rPr>
      </w:pPr>
      <w:r>
        <w:rPr>
          <w:rFonts w:ascii="Times New Roman" w:eastAsiaTheme="minorEastAsia" w:hAnsi="Times New Roman" w:cs="Times New Roman"/>
        </w:rPr>
        <w:t>The best performing textile</w:t>
      </w:r>
      <w:r w:rsidR="00BE18EB">
        <w:rPr>
          <w:rFonts w:ascii="Times New Roman" w:eastAsiaTheme="minorEastAsia" w:hAnsi="Times New Roman" w:cs="Times New Roman"/>
        </w:rPr>
        <w:t xml:space="preserve"> </w:t>
      </w:r>
      <w:r w:rsidR="00A13AC8">
        <w:rPr>
          <w:rFonts w:ascii="Times New Roman" w:eastAsiaTheme="minorEastAsia" w:hAnsi="Times New Roman" w:cs="Times New Roman"/>
        </w:rPr>
        <w:t xml:space="preserve">reproduced </w:t>
      </w:r>
      <w:r w:rsidR="00B01822">
        <w:rPr>
          <w:rFonts w:ascii="Times New Roman" w:eastAsiaTheme="minorEastAsia" w:hAnsi="Times New Roman" w:cs="Times New Roman"/>
        </w:rPr>
        <w:t>in figure 7</w:t>
      </w:r>
      <w:r w:rsidR="003653BE">
        <w:rPr>
          <w:rFonts w:ascii="Times New Roman" w:eastAsiaTheme="minorEastAsia" w:hAnsi="Times New Roman" w:cs="Times New Roman"/>
        </w:rPr>
        <w:t>-</w:t>
      </w:r>
      <w:r w:rsidR="00B01822">
        <w:rPr>
          <w:rFonts w:ascii="Times New Roman" w:eastAsiaTheme="minorEastAsia" w:hAnsi="Times New Roman" w:cs="Times New Roman"/>
        </w:rPr>
        <w:t>4</w:t>
      </w:r>
      <w:commentRangeStart w:id="172"/>
      <w:commentRangeEnd w:id="172"/>
      <w:r w:rsidR="003653BE">
        <w:rPr>
          <w:rStyle w:val="CommentReference"/>
        </w:rPr>
        <w:commentReference w:id="172"/>
      </w:r>
      <w:r w:rsidR="003653BE">
        <w:rPr>
          <w:rFonts w:ascii="Times New Roman" w:eastAsiaTheme="minorEastAsia" w:hAnsi="Times New Roman" w:cs="Times New Roman"/>
        </w:rPr>
        <w:t xml:space="preserve"> </w:t>
      </w:r>
      <w:commentRangeStart w:id="173"/>
      <w:r w:rsidR="003653BE">
        <w:rPr>
          <w:rFonts w:ascii="Times New Roman" w:eastAsiaTheme="minorEastAsia" w:hAnsi="Times New Roman" w:cs="Times New Roman"/>
        </w:rPr>
        <w:t>shows</w:t>
      </w:r>
      <w:commentRangeEnd w:id="173"/>
      <w:r w:rsidR="00CC0569">
        <w:rPr>
          <w:rStyle w:val="CommentReference"/>
        </w:rPr>
        <w:commentReference w:id="173"/>
      </w:r>
      <w:r w:rsidR="003653BE">
        <w:rPr>
          <w:rFonts w:ascii="Times New Roman" w:eastAsiaTheme="minorEastAsia" w:hAnsi="Times New Roman" w:cs="Times New Roman"/>
        </w:rPr>
        <w:t xml:space="preserve"> four of the five yarns in the top and bottom halves of the textile respectively crossing over. There is a degree of weft entanglement </w:t>
      </w:r>
      <w:r w:rsidR="009B7E73">
        <w:rPr>
          <w:rFonts w:ascii="Times New Roman" w:eastAsiaTheme="minorEastAsia" w:hAnsi="Times New Roman" w:cs="Times New Roman"/>
        </w:rPr>
        <w:t xml:space="preserve">from both halves </w:t>
      </w:r>
      <w:r w:rsidR="003653BE">
        <w:rPr>
          <w:rFonts w:ascii="Times New Roman" w:eastAsiaTheme="minorEastAsia" w:hAnsi="Times New Roman" w:cs="Times New Roman"/>
        </w:rPr>
        <w:t xml:space="preserve">with the </w:t>
      </w:r>
      <w:r w:rsidR="009B7E73">
        <w:rPr>
          <w:rFonts w:ascii="Times New Roman" w:eastAsiaTheme="minorEastAsia" w:hAnsi="Times New Roman" w:cs="Times New Roman"/>
        </w:rPr>
        <w:t xml:space="preserve">yarns switching around. </w:t>
      </w:r>
      <w:r w:rsidR="00BB29A0">
        <w:rPr>
          <w:rFonts w:ascii="Times New Roman" w:eastAsiaTheme="minorEastAsia" w:hAnsi="Times New Roman" w:cs="Times New Roman"/>
        </w:rPr>
        <w:t>This leads to a significantly reduced notch area</w:t>
      </w:r>
      <w:r w:rsidR="00E35A97">
        <w:rPr>
          <w:rFonts w:ascii="Times New Roman" w:eastAsiaTheme="minorEastAsia" w:hAnsi="Times New Roman" w:cs="Times New Roman"/>
        </w:rPr>
        <w:t xml:space="preserve"> with a higher fibre volume fraction </w:t>
      </w:r>
      <w:r w:rsidR="00E35A97">
        <w:rPr>
          <w:rFonts w:ascii="Times New Roman" w:eastAsiaTheme="minorEastAsia" w:hAnsi="Times New Roman" w:cs="Times New Roman"/>
        </w:rPr>
        <w:lastRenderedPageBreak/>
        <w:t>in this region to sustain and redistribute the stress</w:t>
      </w:r>
      <w:r w:rsidR="00BB29A0">
        <w:rPr>
          <w:rFonts w:ascii="Times New Roman" w:eastAsiaTheme="minorEastAsia" w:hAnsi="Times New Roman" w:cs="Times New Roman"/>
        </w:rPr>
        <w:t xml:space="preserve">. </w:t>
      </w:r>
      <w:r w:rsidR="00D00E64">
        <w:rPr>
          <w:rFonts w:ascii="Times New Roman" w:eastAsiaTheme="minorEastAsia" w:hAnsi="Times New Roman" w:cs="Times New Roman"/>
        </w:rPr>
        <w:t>The model is relatively symmetric with similar entanglement and crossover from both textile halves.</w:t>
      </w:r>
      <w:r w:rsidR="00E35A97">
        <w:rPr>
          <w:rFonts w:ascii="Times New Roman" w:eastAsiaTheme="minorEastAsia" w:hAnsi="Times New Roman" w:cs="Times New Roman"/>
        </w:rPr>
        <w:t xml:space="preserve"> </w:t>
      </w:r>
    </w:p>
    <w:p w14:paraId="1FEA352F" w14:textId="54A97D35" w:rsidR="00A13AC8" w:rsidRDefault="00A13AC8" w:rsidP="00D00E64">
      <w:pPr>
        <w:autoSpaceDE w:val="0"/>
        <w:autoSpaceDN w:val="0"/>
        <w:adjustRightInd w:val="0"/>
        <w:spacing w:line="360" w:lineRule="auto"/>
        <w:jc w:val="both"/>
        <w:rPr>
          <w:rFonts w:ascii="Times New Roman" w:eastAsiaTheme="minorEastAsia" w:hAnsi="Times New Roman" w:cs="Times New Roman"/>
        </w:rPr>
      </w:pPr>
      <w:commentRangeStart w:id="174"/>
      <w:ins w:id="175" w:author="Louise Brown (staff)" w:date="2022-03-25T20:50:00Z">
        <w:r w:rsidRPr="000C5EC7">
          <w:rPr>
            <w:rFonts w:ascii="Times New Roman" w:eastAsia="Times New Roman" w:hAnsi="Times New Roman" w:cs="Times New Roman"/>
            <w:noProof/>
            <w:lang w:eastAsia="en-GB"/>
          </w:rPr>
          <w:drawing>
            <wp:anchor distT="0" distB="0" distL="114300" distR="114300" simplePos="0" relativeHeight="251661312" behindDoc="1" locked="0" layoutInCell="1" allowOverlap="1" wp14:anchorId="762581D5" wp14:editId="1EF82882">
              <wp:simplePos x="0" y="0"/>
              <wp:positionH relativeFrom="page">
                <wp:posOffset>3242945</wp:posOffset>
              </wp:positionH>
              <wp:positionV relativeFrom="paragraph">
                <wp:posOffset>60325</wp:posOffset>
              </wp:positionV>
              <wp:extent cx="1844675" cy="2398395"/>
              <wp:effectExtent l="2540" t="0" r="0" b="0"/>
              <wp:wrapTight wrapText="bothSides">
                <wp:wrapPolygon edited="0">
                  <wp:start x="30" y="21623"/>
                  <wp:lineTo x="21444" y="21623"/>
                  <wp:lineTo x="21444" y="120"/>
                  <wp:lineTo x="30" y="120"/>
                  <wp:lineTo x="30" y="21623"/>
                </wp:wrapPolygon>
              </wp:wrapTight>
              <wp:docPr id="2" name="Picture 2"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revie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1534" r="41730"/>
                      <a:stretch/>
                    </pic:blipFill>
                    <pic:spPr bwMode="auto">
                      <a:xfrm rot="5400000">
                        <a:off x="0" y="0"/>
                        <a:ext cx="1844675" cy="2398395"/>
                      </a:xfrm>
                      <a:prstGeom prst="rect">
                        <a:avLst/>
                      </a:prstGeom>
                      <a:noFill/>
                      <a:ln>
                        <a:noFill/>
                      </a:ln>
                      <a:extLst>
                        <a:ext uri="{53640926-AAD7-44D8-BBD7-CCE9431645EC}">
                          <a14:shadowObscured xmlns:a14="http://schemas.microsoft.com/office/drawing/2010/main"/>
                        </a:ext>
                      </a:extLst>
                    </pic:spPr>
                  </pic:pic>
                </a:graphicData>
              </a:graphic>
            </wp:anchor>
          </w:drawing>
        </w:r>
        <w:commentRangeEnd w:id="174"/>
        <w:r w:rsidR="00DB7C3F">
          <w:rPr>
            <w:rStyle w:val="CommentReference"/>
          </w:rPr>
          <w:commentReference w:id="174"/>
        </w:r>
      </w:ins>
      <w:del w:id="176" w:author="Louise Brown (staff)" w:date="2022-03-25T20:50:00Z">
        <w:r w:rsidRPr="000C5EC7">
          <w:rPr>
            <w:rFonts w:ascii="Times New Roman" w:eastAsia="Times New Roman" w:hAnsi="Times New Roman" w:cs="Times New Roman"/>
            <w:noProof/>
            <w:lang w:eastAsia="en-GB"/>
          </w:rPr>
          <w:drawing>
            <wp:anchor distT="0" distB="0" distL="114300" distR="114300" simplePos="0" relativeHeight="251659264" behindDoc="1" locked="0" layoutInCell="1" allowOverlap="1" wp14:anchorId="762581D5" wp14:editId="053545EE">
              <wp:simplePos x="0" y="0"/>
              <wp:positionH relativeFrom="page">
                <wp:align>center</wp:align>
              </wp:positionH>
              <wp:positionV relativeFrom="paragraph">
                <wp:posOffset>126613</wp:posOffset>
              </wp:positionV>
              <wp:extent cx="1844703" cy="2398395"/>
              <wp:effectExtent l="0" t="0" r="3175" b="1905"/>
              <wp:wrapTight wrapText="bothSides">
                <wp:wrapPolygon edited="0">
                  <wp:start x="0" y="0"/>
                  <wp:lineTo x="0" y="21446"/>
                  <wp:lineTo x="21414" y="21446"/>
                  <wp:lineTo x="21414" y="0"/>
                  <wp:lineTo x="0" y="0"/>
                </wp:wrapPolygon>
              </wp:wrapTight>
              <wp:docPr id="19" name="Picture 19"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revie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1534" r="41730"/>
                      <a:stretch/>
                    </pic:blipFill>
                    <pic:spPr bwMode="auto">
                      <a:xfrm>
                        <a:off x="0" y="0"/>
                        <a:ext cx="1844703" cy="2398395"/>
                      </a:xfrm>
                      <a:prstGeom prst="rect">
                        <a:avLst/>
                      </a:prstGeom>
                      <a:noFill/>
                      <a:ln>
                        <a:noFill/>
                      </a:ln>
                      <a:extLst>
                        <a:ext uri="{53640926-AAD7-44D8-BBD7-CCE9431645EC}">
                          <a14:shadowObscured xmlns:a14="http://schemas.microsoft.com/office/drawing/2010/main"/>
                        </a:ext>
                      </a:extLst>
                    </pic:spPr>
                  </pic:pic>
                </a:graphicData>
              </a:graphic>
            </wp:anchor>
          </w:drawing>
        </w:r>
      </w:del>
    </w:p>
    <w:p w14:paraId="05DE1CCB" w14:textId="42026BC9" w:rsidR="00CC0F6B" w:rsidRDefault="00CC0F6B" w:rsidP="00D00E64">
      <w:pPr>
        <w:autoSpaceDE w:val="0"/>
        <w:autoSpaceDN w:val="0"/>
        <w:adjustRightInd w:val="0"/>
        <w:spacing w:line="360" w:lineRule="auto"/>
        <w:jc w:val="both"/>
        <w:rPr>
          <w:rFonts w:ascii="Times New Roman" w:eastAsiaTheme="minorEastAsia" w:hAnsi="Times New Roman" w:cs="Times New Roman"/>
        </w:rPr>
      </w:pPr>
    </w:p>
    <w:p w14:paraId="5A97994F" w14:textId="2B87D2B4" w:rsidR="00CC0F6B" w:rsidRDefault="00CC0F6B" w:rsidP="00D00E64">
      <w:pPr>
        <w:autoSpaceDE w:val="0"/>
        <w:autoSpaceDN w:val="0"/>
        <w:adjustRightInd w:val="0"/>
        <w:spacing w:line="360" w:lineRule="auto"/>
        <w:jc w:val="both"/>
        <w:rPr>
          <w:rFonts w:ascii="Times New Roman" w:eastAsiaTheme="minorEastAsia" w:hAnsi="Times New Roman" w:cs="Times New Roman"/>
        </w:rPr>
      </w:pPr>
    </w:p>
    <w:p w14:paraId="5EF5CC2A" w14:textId="08AB32D2" w:rsidR="00CC0F6B" w:rsidRDefault="00CC0F6B" w:rsidP="00D00E64">
      <w:pPr>
        <w:autoSpaceDE w:val="0"/>
        <w:autoSpaceDN w:val="0"/>
        <w:adjustRightInd w:val="0"/>
        <w:spacing w:line="360" w:lineRule="auto"/>
        <w:jc w:val="both"/>
        <w:rPr>
          <w:rFonts w:ascii="Times New Roman" w:eastAsiaTheme="minorEastAsia" w:hAnsi="Times New Roman" w:cs="Times New Roman"/>
        </w:rPr>
      </w:pPr>
    </w:p>
    <w:p w14:paraId="73A09879" w14:textId="2B8FB6DC" w:rsidR="00A13AC8" w:rsidRDefault="00A13AC8" w:rsidP="00D00E64">
      <w:pPr>
        <w:autoSpaceDE w:val="0"/>
        <w:autoSpaceDN w:val="0"/>
        <w:adjustRightInd w:val="0"/>
        <w:spacing w:line="360" w:lineRule="auto"/>
        <w:jc w:val="both"/>
        <w:rPr>
          <w:rFonts w:ascii="Times New Roman" w:eastAsiaTheme="minorEastAsia" w:hAnsi="Times New Roman" w:cs="Times New Roman"/>
        </w:rPr>
      </w:pPr>
    </w:p>
    <w:p w14:paraId="521492CD" w14:textId="01CDA673" w:rsidR="00A13AC8" w:rsidRDefault="00A13AC8" w:rsidP="00D00E64">
      <w:pPr>
        <w:autoSpaceDE w:val="0"/>
        <w:autoSpaceDN w:val="0"/>
        <w:adjustRightInd w:val="0"/>
        <w:spacing w:line="360" w:lineRule="auto"/>
        <w:jc w:val="both"/>
        <w:rPr>
          <w:rFonts w:ascii="Times New Roman" w:eastAsiaTheme="minorEastAsia" w:hAnsi="Times New Roman" w:cs="Times New Roman"/>
        </w:rPr>
      </w:pPr>
    </w:p>
    <w:p w14:paraId="02A32E11" w14:textId="2EC85929" w:rsidR="00A13AC8" w:rsidRDefault="00A13AC8" w:rsidP="00D00E64">
      <w:pPr>
        <w:autoSpaceDE w:val="0"/>
        <w:autoSpaceDN w:val="0"/>
        <w:adjustRightInd w:val="0"/>
        <w:spacing w:line="360" w:lineRule="auto"/>
        <w:jc w:val="both"/>
        <w:rPr>
          <w:rFonts w:ascii="Times New Roman" w:eastAsiaTheme="minorEastAsia" w:hAnsi="Times New Roman" w:cs="Times New Roman"/>
        </w:rPr>
      </w:pPr>
    </w:p>
    <w:p w14:paraId="0D057D0A" w14:textId="76C933C4" w:rsidR="00A13AC8" w:rsidRDefault="00A13AC8" w:rsidP="00D00E64">
      <w:pPr>
        <w:autoSpaceDE w:val="0"/>
        <w:autoSpaceDN w:val="0"/>
        <w:adjustRightInd w:val="0"/>
        <w:spacing w:line="360" w:lineRule="auto"/>
        <w:jc w:val="both"/>
        <w:rPr>
          <w:rFonts w:ascii="Times New Roman" w:eastAsiaTheme="minorEastAsia" w:hAnsi="Times New Roman" w:cs="Times New Roman"/>
        </w:rPr>
      </w:pPr>
    </w:p>
    <w:p w14:paraId="52DE507E" w14:textId="37C6FEB4" w:rsidR="00A13AC8" w:rsidRDefault="00A13AC8" w:rsidP="00D00E64">
      <w:pPr>
        <w:autoSpaceDE w:val="0"/>
        <w:autoSpaceDN w:val="0"/>
        <w:adjustRightInd w:val="0"/>
        <w:spacing w:line="360" w:lineRule="auto"/>
        <w:jc w:val="both"/>
        <w:rPr>
          <w:rFonts w:ascii="Times New Roman" w:eastAsiaTheme="minorEastAsia" w:hAnsi="Times New Roman" w:cs="Times New Roman"/>
        </w:rPr>
      </w:pPr>
    </w:p>
    <w:p w14:paraId="0B9FE801" w14:textId="1FD3E5F5" w:rsidR="00A13AC8" w:rsidRDefault="00A13AC8" w:rsidP="00D00E64">
      <w:pPr>
        <w:autoSpaceDE w:val="0"/>
        <w:autoSpaceDN w:val="0"/>
        <w:adjustRightInd w:val="0"/>
        <w:spacing w:line="360" w:lineRule="auto"/>
        <w:jc w:val="both"/>
        <w:rPr>
          <w:rFonts w:ascii="Times New Roman" w:eastAsiaTheme="minorEastAsia" w:hAnsi="Times New Roman" w:cs="Times New Roman"/>
        </w:rPr>
      </w:pPr>
      <w:r>
        <w:rPr>
          <w:rFonts w:ascii="Times New Roman" w:eastAsiaTheme="minorEastAsia" w:hAnsi="Times New Roman" w:cs="Times New Roman"/>
          <w:noProof/>
          <w:lang w:eastAsia="en-GB"/>
        </w:rPr>
        <w:drawing>
          <wp:anchor distT="0" distB="0" distL="114300" distR="114300" simplePos="0" relativeHeight="251658240" behindDoc="1" locked="0" layoutInCell="1" allowOverlap="1" wp14:anchorId="0DCB7C28" wp14:editId="2EA55F38">
            <wp:simplePos x="0" y="0"/>
            <wp:positionH relativeFrom="margin">
              <wp:align>center</wp:align>
            </wp:positionH>
            <wp:positionV relativeFrom="paragraph">
              <wp:posOffset>303143</wp:posOffset>
            </wp:positionV>
            <wp:extent cx="5265420" cy="1089660"/>
            <wp:effectExtent l="0" t="0" r="0" b="0"/>
            <wp:wrapTight wrapText="bothSides">
              <wp:wrapPolygon edited="0">
                <wp:start x="1719" y="755"/>
                <wp:lineTo x="1641" y="13594"/>
                <wp:lineTo x="234" y="15860"/>
                <wp:lineTo x="78" y="16615"/>
                <wp:lineTo x="78" y="20769"/>
                <wp:lineTo x="21412" y="20769"/>
                <wp:lineTo x="21491" y="16615"/>
                <wp:lineTo x="21256" y="15860"/>
                <wp:lineTo x="20006" y="13594"/>
                <wp:lineTo x="19928" y="755"/>
                <wp:lineTo x="1719" y="755"/>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5420" cy="1089660"/>
                    </a:xfrm>
                    <a:prstGeom prst="rect">
                      <a:avLst/>
                    </a:prstGeom>
                    <a:noFill/>
                  </pic:spPr>
                </pic:pic>
              </a:graphicData>
            </a:graphic>
            <wp14:sizeRelH relativeFrom="margin">
              <wp14:pctWidth>0</wp14:pctWidth>
            </wp14:sizeRelH>
            <wp14:sizeRelV relativeFrom="margin">
              <wp14:pctHeight>0</wp14:pctHeight>
            </wp14:sizeRelV>
          </wp:anchor>
        </w:drawing>
      </w:r>
    </w:p>
    <w:p w14:paraId="20E5641F" w14:textId="77777777" w:rsidR="00A13AC8" w:rsidRDefault="00A13AC8" w:rsidP="00D00E64">
      <w:pPr>
        <w:autoSpaceDE w:val="0"/>
        <w:autoSpaceDN w:val="0"/>
        <w:adjustRightInd w:val="0"/>
        <w:spacing w:line="360" w:lineRule="auto"/>
        <w:jc w:val="both"/>
        <w:rPr>
          <w:rFonts w:ascii="Times New Roman" w:eastAsiaTheme="minorEastAsia" w:hAnsi="Times New Roman" w:cs="Times New Roman"/>
        </w:rPr>
      </w:pPr>
    </w:p>
    <w:p w14:paraId="4141B81D" w14:textId="77777777" w:rsidR="00A13AC8" w:rsidRDefault="00A13AC8" w:rsidP="00D00E64">
      <w:pPr>
        <w:autoSpaceDE w:val="0"/>
        <w:autoSpaceDN w:val="0"/>
        <w:adjustRightInd w:val="0"/>
        <w:spacing w:line="360" w:lineRule="auto"/>
        <w:jc w:val="both"/>
        <w:rPr>
          <w:rFonts w:ascii="Times New Roman" w:eastAsiaTheme="minorEastAsia" w:hAnsi="Times New Roman" w:cs="Times New Roman"/>
        </w:rPr>
      </w:pPr>
    </w:p>
    <w:p w14:paraId="061B435B" w14:textId="77777777" w:rsidR="00A13AC8" w:rsidRDefault="00A13AC8" w:rsidP="00D00E64">
      <w:pPr>
        <w:autoSpaceDE w:val="0"/>
        <w:autoSpaceDN w:val="0"/>
        <w:adjustRightInd w:val="0"/>
        <w:spacing w:line="360" w:lineRule="auto"/>
        <w:jc w:val="both"/>
        <w:rPr>
          <w:rFonts w:ascii="Times New Roman" w:eastAsiaTheme="minorEastAsia" w:hAnsi="Times New Roman" w:cs="Times New Roman"/>
        </w:rPr>
      </w:pPr>
    </w:p>
    <w:p w14:paraId="432A6B67" w14:textId="77777777" w:rsidR="00A13AC8" w:rsidRDefault="00A13AC8" w:rsidP="00D00E64">
      <w:pPr>
        <w:autoSpaceDE w:val="0"/>
        <w:autoSpaceDN w:val="0"/>
        <w:adjustRightInd w:val="0"/>
        <w:spacing w:line="360" w:lineRule="auto"/>
        <w:jc w:val="both"/>
        <w:rPr>
          <w:rFonts w:ascii="Times New Roman" w:eastAsiaTheme="minorEastAsia" w:hAnsi="Times New Roman" w:cs="Times New Roman"/>
        </w:rPr>
      </w:pPr>
    </w:p>
    <w:p w14:paraId="07E53025" w14:textId="77777777" w:rsidR="00A13AC8" w:rsidRDefault="00A13AC8" w:rsidP="00D00E64">
      <w:pPr>
        <w:autoSpaceDE w:val="0"/>
        <w:autoSpaceDN w:val="0"/>
        <w:adjustRightInd w:val="0"/>
        <w:spacing w:line="360" w:lineRule="auto"/>
        <w:jc w:val="both"/>
        <w:rPr>
          <w:rFonts w:ascii="Times New Roman" w:eastAsiaTheme="minorEastAsia" w:hAnsi="Times New Roman" w:cs="Times New Roman"/>
        </w:rPr>
      </w:pPr>
    </w:p>
    <w:p w14:paraId="355706A0" w14:textId="2DF2C70D" w:rsidR="00BB086C" w:rsidRDefault="00B01822" w:rsidP="00BB086C">
      <w:pPr>
        <w:autoSpaceDE w:val="0"/>
        <w:autoSpaceDN w:val="0"/>
        <w:adjustRightInd w:val="0"/>
        <w:spacing w:line="360" w:lineRule="auto"/>
        <w:jc w:val="center"/>
        <w:rPr>
          <w:rFonts w:ascii="Times New Roman" w:eastAsiaTheme="minorEastAsia" w:hAnsi="Times New Roman" w:cs="Times New Roman"/>
        </w:rPr>
      </w:pPr>
      <w:r>
        <w:rPr>
          <w:rFonts w:ascii="Times New Roman" w:eastAsiaTheme="minorEastAsia" w:hAnsi="Times New Roman" w:cs="Times New Roman"/>
        </w:rPr>
        <w:t>Figure 7-4</w:t>
      </w:r>
      <w:r w:rsidR="00BB086C">
        <w:rPr>
          <w:rFonts w:ascii="Times New Roman" w:eastAsiaTheme="minorEastAsia" w:hAnsi="Times New Roman" w:cs="Times New Roman"/>
        </w:rPr>
        <w:t xml:space="preserve"> TexGen model of best performing weave reinforcement above the finite element mesh showing progression of element failure at displacements </w:t>
      </w:r>
      <w:commentRangeStart w:id="177"/>
      <w:r w:rsidR="00BB086C">
        <w:rPr>
          <w:rFonts w:ascii="Times New Roman" w:eastAsiaTheme="minorEastAsia" w:hAnsi="Times New Roman" w:cs="Times New Roman"/>
        </w:rPr>
        <w:t>0.1, 0.2, 0.3 and 0.4mm</w:t>
      </w:r>
      <w:commentRangeEnd w:id="177"/>
      <w:r w:rsidR="00F469A5">
        <w:rPr>
          <w:rStyle w:val="CommentReference"/>
        </w:rPr>
        <w:commentReference w:id="177"/>
      </w:r>
    </w:p>
    <w:p w14:paraId="3F0483BD" w14:textId="77777777" w:rsidR="00BB086C" w:rsidRDefault="00BB086C" w:rsidP="00BB086C">
      <w:pPr>
        <w:autoSpaceDE w:val="0"/>
        <w:autoSpaceDN w:val="0"/>
        <w:adjustRightInd w:val="0"/>
        <w:spacing w:line="360" w:lineRule="auto"/>
        <w:jc w:val="center"/>
        <w:rPr>
          <w:rFonts w:ascii="Times New Roman" w:eastAsiaTheme="minorEastAsia" w:hAnsi="Times New Roman" w:cs="Times New Roman"/>
        </w:rPr>
      </w:pPr>
    </w:p>
    <w:p w14:paraId="20D89908" w14:textId="0BF56621" w:rsidR="00CC0F6B" w:rsidRDefault="00CC0F6B" w:rsidP="00D00E64">
      <w:pPr>
        <w:autoSpaceDE w:val="0"/>
        <w:autoSpaceDN w:val="0"/>
        <w:adjustRightInd w:val="0"/>
        <w:spacing w:line="360" w:lineRule="auto"/>
        <w:jc w:val="both"/>
        <w:rPr>
          <w:rFonts w:ascii="Times New Roman" w:eastAsiaTheme="minorEastAsia" w:hAnsi="Times New Roman" w:cs="Times New Roman"/>
        </w:rPr>
      </w:pPr>
      <w:r>
        <w:rPr>
          <w:rFonts w:ascii="Times New Roman" w:eastAsiaTheme="minorEastAsia" w:hAnsi="Times New Roman" w:cs="Times New Roman"/>
        </w:rPr>
        <w:t>For this best model, the first element failure occurs on the transition zone between the junction region and the flange. As the displacement increases,</w:t>
      </w:r>
      <w:r w:rsidR="00A13AC8">
        <w:rPr>
          <w:rFonts w:ascii="Times New Roman" w:eastAsiaTheme="minorEastAsia" w:hAnsi="Times New Roman" w:cs="Times New Roman"/>
        </w:rPr>
        <w:t xml:space="preserve"> failure propagates into the junction region via t</w:t>
      </w:r>
      <w:r>
        <w:rPr>
          <w:rFonts w:ascii="Times New Roman" w:eastAsiaTheme="minorEastAsia" w:hAnsi="Times New Roman" w:cs="Times New Roman"/>
        </w:rPr>
        <w:t>he</w:t>
      </w:r>
      <w:r w:rsidR="00A13AC8">
        <w:rPr>
          <w:rFonts w:ascii="Times New Roman" w:eastAsiaTheme="minorEastAsia" w:hAnsi="Times New Roman" w:cs="Times New Roman"/>
        </w:rPr>
        <w:t xml:space="preserve"> </w:t>
      </w:r>
      <w:r>
        <w:rPr>
          <w:rFonts w:ascii="Times New Roman" w:eastAsiaTheme="minorEastAsia" w:hAnsi="Times New Roman" w:cs="Times New Roman"/>
        </w:rPr>
        <w:t xml:space="preserve">yarn </w:t>
      </w:r>
      <w:r w:rsidR="00A13AC8" w:rsidRPr="00300810">
        <w:rPr>
          <w:rFonts w:ascii="Times New Roman" w:hAnsi="Times New Roman"/>
          <w:highlight w:val="yellow"/>
          <w:rPrChange w:id="178" w:author="Louise Brown (staff)" w:date="2022-03-25T20:50:00Z">
            <w:rPr>
              <w:rFonts w:ascii="Times New Roman" w:eastAsiaTheme="minorEastAsia" w:hAnsi="Times New Roman" w:cs="Times New Roman"/>
            </w:rPr>
          </w:rPrChange>
        </w:rPr>
        <w:t>t</w:t>
      </w:r>
      <w:r w:rsidRPr="00300810">
        <w:rPr>
          <w:rFonts w:ascii="Times New Roman" w:hAnsi="Times New Roman"/>
          <w:highlight w:val="yellow"/>
          <w:rPrChange w:id="179" w:author="Louise Brown (staff)" w:date="2022-03-25T20:50:00Z">
            <w:rPr>
              <w:rFonts w:ascii="Times New Roman" w:eastAsiaTheme="minorEastAsia" w:hAnsi="Times New Roman" w:cs="Times New Roman"/>
            </w:rPr>
          </w:rPrChange>
        </w:rPr>
        <w:t>he yarn</w:t>
      </w:r>
      <w:r>
        <w:rPr>
          <w:rFonts w:ascii="Times New Roman" w:eastAsiaTheme="minorEastAsia" w:hAnsi="Times New Roman" w:cs="Times New Roman"/>
        </w:rPr>
        <w:t xml:space="preserve"> that has transitioned from the second from t</w:t>
      </w:r>
      <w:r w:rsidR="00B01822">
        <w:rPr>
          <w:rFonts w:ascii="Times New Roman" w:eastAsiaTheme="minorEastAsia" w:hAnsi="Times New Roman" w:cs="Times New Roman"/>
        </w:rPr>
        <w:t xml:space="preserve">op </w:t>
      </w:r>
      <w:commentRangeStart w:id="180"/>
      <w:r w:rsidR="00B01822">
        <w:rPr>
          <w:rFonts w:ascii="Times New Roman" w:eastAsiaTheme="minorEastAsia" w:hAnsi="Times New Roman" w:cs="Times New Roman"/>
        </w:rPr>
        <w:t>position (in blue in figure 7-4</w:t>
      </w:r>
      <w:r>
        <w:rPr>
          <w:rFonts w:ascii="Times New Roman" w:eastAsiaTheme="minorEastAsia" w:hAnsi="Times New Roman" w:cs="Times New Roman"/>
        </w:rPr>
        <w:t>) to the bottom</w:t>
      </w:r>
      <w:commentRangeEnd w:id="180"/>
      <w:r w:rsidR="00300810">
        <w:rPr>
          <w:rStyle w:val="CommentReference"/>
        </w:rPr>
        <w:commentReference w:id="180"/>
      </w:r>
      <w:r w:rsidR="00A13AC8">
        <w:rPr>
          <w:rFonts w:ascii="Times New Roman" w:eastAsiaTheme="minorEastAsia" w:hAnsi="Times New Roman" w:cs="Times New Roman"/>
        </w:rPr>
        <w:t>. This may be due to its relative proximity to the centre of the junction region. The number of failed yarns remains higher in the flange than in the junction region, suggesting that the stresses have been successfully distributed by the weave configuration.</w:t>
      </w:r>
      <w:r w:rsidR="00BB086C">
        <w:rPr>
          <w:rFonts w:ascii="Times New Roman" w:eastAsiaTheme="minorEastAsia" w:hAnsi="Times New Roman" w:cs="Times New Roman"/>
        </w:rPr>
        <w:t xml:space="preserve"> One </w:t>
      </w:r>
      <w:r w:rsidR="00BB086C">
        <w:rPr>
          <w:rFonts w:ascii="Times New Roman" w:eastAsiaTheme="minorEastAsia" w:hAnsi="Times New Roman" w:cs="Times New Roman"/>
        </w:rPr>
        <w:lastRenderedPageBreak/>
        <w:t>possible reason for this is the greater amount of fibre along the loading direction caused by weft crossover.</w:t>
      </w:r>
    </w:p>
    <w:p w14:paraId="4C02381C" w14:textId="0C2F6583" w:rsidR="00332996" w:rsidRDefault="00332996" w:rsidP="000716FC">
      <w:pPr>
        <w:autoSpaceDE w:val="0"/>
        <w:autoSpaceDN w:val="0"/>
        <w:adjustRightInd w:val="0"/>
        <w:spacing w:line="360" w:lineRule="auto"/>
        <w:rPr>
          <w:rFonts w:ascii="Times New Roman" w:eastAsiaTheme="minorEastAsia" w:hAnsi="Times New Roman" w:cs="Times New Roman"/>
        </w:rPr>
      </w:pPr>
    </w:p>
    <w:p w14:paraId="1156162E" w14:textId="1878EE8E" w:rsidR="00332996" w:rsidRDefault="00332996" w:rsidP="000716FC">
      <w:pPr>
        <w:autoSpaceDE w:val="0"/>
        <w:autoSpaceDN w:val="0"/>
        <w:adjustRightInd w:val="0"/>
        <w:spacing w:line="360" w:lineRule="auto"/>
        <w:rPr>
          <w:rFonts w:ascii="Times New Roman" w:eastAsiaTheme="minorEastAsia" w:hAnsi="Times New Roman" w:cs="Times New Roman"/>
        </w:rPr>
      </w:pPr>
      <w:r>
        <w:rPr>
          <w:rFonts w:ascii="Times New Roman" w:eastAsiaTheme="minorEastAsia" w:hAnsi="Times New Roman" w:cs="Times New Roman"/>
        </w:rPr>
        <w:t>The wors</w:t>
      </w:r>
      <w:r w:rsidR="00B01822">
        <w:rPr>
          <w:rFonts w:ascii="Times New Roman" w:eastAsiaTheme="minorEastAsia" w:hAnsi="Times New Roman" w:cs="Times New Roman"/>
        </w:rPr>
        <w:t xml:space="preserve">t performing </w:t>
      </w:r>
      <w:commentRangeStart w:id="181"/>
      <w:r w:rsidR="00B01822">
        <w:rPr>
          <w:rFonts w:ascii="Times New Roman" w:eastAsiaTheme="minorEastAsia" w:hAnsi="Times New Roman" w:cs="Times New Roman"/>
        </w:rPr>
        <w:t>textile</w:t>
      </w:r>
      <w:commentRangeEnd w:id="181"/>
      <w:r w:rsidR="005B1168">
        <w:rPr>
          <w:rStyle w:val="CommentReference"/>
        </w:rPr>
        <w:commentReference w:id="181"/>
      </w:r>
      <w:ins w:id="182" w:author="George Spackman" w:date="2022-03-25T21:37:00Z">
        <w:r w:rsidR="00745597">
          <w:rPr>
            <w:rFonts w:ascii="Times New Roman" w:eastAsiaTheme="minorEastAsia" w:hAnsi="Times New Roman" w:cs="Times New Roman"/>
          </w:rPr>
          <w:t xml:space="preserve"> is shown</w:t>
        </w:r>
      </w:ins>
      <w:r w:rsidR="00B01822">
        <w:rPr>
          <w:rFonts w:ascii="Times New Roman" w:eastAsiaTheme="minorEastAsia" w:hAnsi="Times New Roman" w:cs="Times New Roman"/>
        </w:rPr>
        <w:t xml:space="preserve"> in figure 7</w:t>
      </w:r>
      <w:r>
        <w:rPr>
          <w:rFonts w:ascii="Times New Roman" w:eastAsiaTheme="minorEastAsia" w:hAnsi="Times New Roman" w:cs="Times New Roman"/>
        </w:rPr>
        <w:t>-</w:t>
      </w:r>
      <w:r w:rsidR="00B01822">
        <w:rPr>
          <w:rFonts w:ascii="Times New Roman" w:eastAsiaTheme="minorEastAsia" w:hAnsi="Times New Roman" w:cs="Times New Roman"/>
        </w:rPr>
        <w:t>5</w:t>
      </w:r>
    </w:p>
    <w:p w14:paraId="02908DF5" w14:textId="7EA29CBC" w:rsidR="00332996" w:rsidRDefault="00332996" w:rsidP="000716FC">
      <w:pPr>
        <w:autoSpaceDE w:val="0"/>
        <w:autoSpaceDN w:val="0"/>
        <w:adjustRightInd w:val="0"/>
        <w:spacing w:line="360" w:lineRule="auto"/>
        <w:rPr>
          <w:rFonts w:ascii="Times New Roman" w:eastAsiaTheme="minorEastAsia" w:hAnsi="Times New Roman" w:cs="Times New Roman"/>
        </w:rPr>
      </w:pPr>
    </w:p>
    <w:p w14:paraId="37B07783" w14:textId="6E017072" w:rsidR="00332996" w:rsidRDefault="00332996" w:rsidP="00332996">
      <w:pPr>
        <w:jc w:val="center"/>
        <w:rPr>
          <w:rFonts w:ascii="Times New Roman" w:eastAsia="Times New Roman" w:hAnsi="Times New Roman" w:cs="Times New Roman"/>
          <w:lang w:eastAsia="en-GB"/>
        </w:rPr>
      </w:pPr>
      <w:r w:rsidRPr="00332996">
        <w:rPr>
          <w:rFonts w:ascii="Times New Roman" w:eastAsia="Times New Roman" w:hAnsi="Times New Roman" w:cs="Times New Roman"/>
          <w:lang w:eastAsia="en-GB"/>
        </w:rPr>
        <w:fldChar w:fldCharType="begin"/>
      </w:r>
      <w:r w:rsidRPr="00332996">
        <w:rPr>
          <w:rFonts w:ascii="Times New Roman" w:eastAsia="Times New Roman" w:hAnsi="Times New Roman" w:cs="Times New Roman"/>
          <w:lang w:eastAsia="en-GB"/>
        </w:rPr>
        <w:instrText xml:space="preserve"> INCLUDEPICTURE "https://attachments.office.net/owa/emxghs%40exmail.nottingham.ac.uk/service.svc/s/GetAttachmentThumbnail?id=AAMkADI5YTc2NTBlLWU1M2ItNGZkYS1hNzRhLTFmOGNjMGNlZTU0MQBGAAAAAAAVvRk%2FhHfGTJ%2FZicwNfZXpBwDk4Y2%2FwHa8Sqq%2BcWlEGg2cAAAAAAEJAADk4Y2%2FwHa8Sqq%2BcWlEGg2cAARHj7U5AAABEgAQAJ6nzup3oylKtBhs7hgPFuc%3D&amp;thumbnailType=2&amp;token=eyJhbGciOiJSUzI1NiIsImtpZCI6IkZBRDY1NDI2MkM2QUYyOTYxQUExRThDQUI3OEZGMUIyNzBFNzA3RTkiLCJ0eXAiOiJKV1QiLCJ4NXQiOiItdFpVSml4cThwWWFvZWpLdDRfeHNuRG5CLWsifQ.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.IU7bXLQdeLmJQvpn0kCGjjooFC2-HitFzHBVrtp6i4CPbsnNRrwmwptk0S4d2dGKxZx9z3eEKtD_X6L2qWye7mHa_OB3aP3uFKfHUGk4ARlqfEdBdtv3L4mFzICkdT3DH4MTgSiRlLWC8kG68lCetRfPBLu0iTIMU2_LsUBrS8ofaOK-nRDQ8mqoJN6gkRpUZ5Iho-Cs4MHw-XGmxZmajEp-irgeQc409nDSgQ1ffslpu6dLqDOQt7ndZZk4PkjKXI6XcBQQWLcZKqfQOnADDx4a4K8P_66jszmN3VR0khP3xT6DRBjdniUuq5z9gP5FeND92kxfJ42nBGe5p84YYw&amp;X-OWA-CANARY=8VTN7Yo0AEWYl2T93j4JZQCiuXvQ8tkYHlJCtUBCRMZygysgTk5I1WtqS9NZpqbdaWCgLeDw41k.&amp;owa=outlook.office.com&amp;scriptVer=20220204002.05&amp;animation=true" \* MERGEFORMATINET </w:instrText>
      </w:r>
      <w:r w:rsidRPr="00332996">
        <w:rPr>
          <w:rFonts w:ascii="Times New Roman" w:eastAsia="Times New Roman" w:hAnsi="Times New Roman" w:cs="Times New Roman"/>
          <w:lang w:eastAsia="en-GB"/>
        </w:rPr>
        <w:fldChar w:fldCharType="separate"/>
      </w:r>
      <w:r w:rsidRPr="00332996">
        <w:rPr>
          <w:rFonts w:ascii="Times New Roman" w:eastAsia="Times New Roman" w:hAnsi="Times New Roman" w:cs="Times New Roman"/>
          <w:noProof/>
          <w:lang w:eastAsia="en-GB"/>
        </w:rPr>
        <w:drawing>
          <wp:inline distT="0" distB="0" distL="0" distR="0" wp14:anchorId="651D7F7B" wp14:editId="23C663F1">
            <wp:extent cx="2416506" cy="2790824"/>
            <wp:effectExtent l="3493" t="0" r="317" b="318"/>
            <wp:docPr id="7" name="Picture 7"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review"/>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214" r="43430"/>
                    <a:stretch/>
                  </pic:blipFill>
                  <pic:spPr bwMode="auto">
                    <a:xfrm rot="5400000">
                      <a:off x="0" y="0"/>
                      <a:ext cx="2429352" cy="2805659"/>
                    </a:xfrm>
                    <a:prstGeom prst="rect">
                      <a:avLst/>
                    </a:prstGeom>
                    <a:noFill/>
                    <a:ln>
                      <a:noFill/>
                    </a:ln>
                    <a:extLst>
                      <a:ext uri="{53640926-AAD7-44D8-BBD7-CCE9431645EC}">
                        <a14:shadowObscured xmlns:a14="http://schemas.microsoft.com/office/drawing/2010/main"/>
                      </a:ext>
                    </a:extLst>
                  </pic:spPr>
                </pic:pic>
              </a:graphicData>
            </a:graphic>
          </wp:inline>
        </w:drawing>
      </w:r>
      <w:r w:rsidRPr="00332996">
        <w:rPr>
          <w:rFonts w:ascii="Times New Roman" w:eastAsia="Times New Roman" w:hAnsi="Times New Roman" w:cs="Times New Roman"/>
          <w:lang w:eastAsia="en-GB"/>
        </w:rPr>
        <w:fldChar w:fldCharType="end"/>
      </w:r>
    </w:p>
    <w:p w14:paraId="4843AC24" w14:textId="672FBC1D" w:rsidR="00BB086C" w:rsidRDefault="00BB086C" w:rsidP="00332996">
      <w:pPr>
        <w:jc w:val="center"/>
        <w:rPr>
          <w:rFonts w:ascii="Times New Roman" w:eastAsia="Times New Roman" w:hAnsi="Times New Roman" w:cs="Times New Roman"/>
          <w:lang w:eastAsia="en-GB"/>
        </w:rPr>
      </w:pPr>
    </w:p>
    <w:p w14:paraId="2D5098FA" w14:textId="08096CA4" w:rsidR="00BB086C" w:rsidRDefault="00BB086C" w:rsidP="00332996">
      <w:pPr>
        <w:jc w:val="center"/>
        <w:rPr>
          <w:rFonts w:ascii="Times New Roman" w:eastAsia="Times New Roman" w:hAnsi="Times New Roman" w:cs="Times New Roman"/>
          <w:lang w:eastAsia="en-GB"/>
        </w:rPr>
      </w:pPr>
      <w:r>
        <w:rPr>
          <w:rFonts w:ascii="Times New Roman" w:eastAsiaTheme="minorEastAsia" w:hAnsi="Times New Roman" w:cs="Times New Roman"/>
          <w:noProof/>
          <w:lang w:eastAsia="en-GB"/>
        </w:rPr>
        <w:drawing>
          <wp:inline distT="0" distB="0" distL="0" distR="0" wp14:anchorId="6C997D6F" wp14:editId="12934730">
            <wp:extent cx="5021580" cy="971624"/>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1580" cy="971624"/>
                    </a:xfrm>
                    <a:prstGeom prst="rect">
                      <a:avLst/>
                    </a:prstGeom>
                    <a:noFill/>
                  </pic:spPr>
                </pic:pic>
              </a:graphicData>
            </a:graphic>
          </wp:inline>
        </w:drawing>
      </w:r>
    </w:p>
    <w:p w14:paraId="7F92A529" w14:textId="77777777" w:rsidR="00BB086C" w:rsidRDefault="00BB086C" w:rsidP="00332996">
      <w:pPr>
        <w:jc w:val="center"/>
        <w:rPr>
          <w:rFonts w:ascii="Times New Roman" w:eastAsia="Times New Roman" w:hAnsi="Times New Roman" w:cs="Times New Roman"/>
          <w:lang w:eastAsia="en-GB"/>
        </w:rPr>
      </w:pPr>
    </w:p>
    <w:p w14:paraId="6FB729F1" w14:textId="23EEB645" w:rsidR="00332996" w:rsidRPr="00332996" w:rsidRDefault="00332996" w:rsidP="00332996">
      <w:pPr>
        <w:jc w:val="center"/>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Figure </w:t>
      </w:r>
      <w:r w:rsidR="00B01822">
        <w:rPr>
          <w:rFonts w:ascii="Times New Roman" w:eastAsia="Times New Roman" w:hAnsi="Times New Roman" w:cs="Times New Roman"/>
          <w:lang w:eastAsia="en-GB"/>
        </w:rPr>
        <w:t>7</w:t>
      </w:r>
      <w:r>
        <w:rPr>
          <w:rFonts w:ascii="Times New Roman" w:eastAsia="Times New Roman" w:hAnsi="Times New Roman" w:cs="Times New Roman"/>
          <w:lang w:eastAsia="en-GB"/>
        </w:rPr>
        <w:t>-</w:t>
      </w:r>
      <w:r w:rsidR="00B01822">
        <w:rPr>
          <w:rFonts w:ascii="Times New Roman" w:eastAsia="Times New Roman" w:hAnsi="Times New Roman" w:cs="Times New Roman"/>
          <w:lang w:eastAsia="en-GB"/>
        </w:rPr>
        <w:t>5</w:t>
      </w:r>
      <w:r>
        <w:rPr>
          <w:rFonts w:ascii="Times New Roman" w:eastAsia="Times New Roman" w:hAnsi="Times New Roman" w:cs="Times New Roman"/>
          <w:lang w:eastAsia="en-GB"/>
        </w:rPr>
        <w:t xml:space="preserve"> TexGen model of worst performing weave reinforcement. Entanglement </w:t>
      </w:r>
      <w:proofErr w:type="gramStart"/>
      <w:r>
        <w:rPr>
          <w:rFonts w:ascii="Times New Roman" w:eastAsia="Times New Roman" w:hAnsi="Times New Roman" w:cs="Times New Roman"/>
          <w:lang w:eastAsia="en-GB"/>
        </w:rPr>
        <w:t>occur</w:t>
      </w:r>
      <w:proofErr w:type="gramEnd"/>
      <w:del w:id="183" w:author="George Spackman" w:date="2022-03-25T21:21:00Z">
        <w:r w:rsidDel="00C40EC7">
          <w:rPr>
            <w:rFonts w:ascii="Times New Roman" w:eastAsia="Times New Roman" w:hAnsi="Times New Roman" w:cs="Times New Roman"/>
            <w:lang w:eastAsia="en-GB"/>
          </w:rPr>
          <w:delText>ring</w:delText>
        </w:r>
      </w:del>
      <w:ins w:id="184" w:author="George Spackman" w:date="2022-03-25T21:21:00Z">
        <w:r w:rsidR="00C40EC7">
          <w:rPr>
            <w:rFonts w:ascii="Times New Roman" w:eastAsia="Times New Roman" w:hAnsi="Times New Roman" w:cs="Times New Roman"/>
            <w:lang w:eastAsia="en-GB"/>
          </w:rPr>
          <w:t>s</w:t>
        </w:r>
      </w:ins>
      <w:r>
        <w:rPr>
          <w:rFonts w:ascii="Times New Roman" w:eastAsia="Times New Roman" w:hAnsi="Times New Roman" w:cs="Times New Roman"/>
          <w:lang w:eastAsia="en-GB"/>
        </w:rPr>
        <w:t xml:space="preserve"> in the </w:t>
      </w:r>
      <w:del w:id="185" w:author="George Spackman" w:date="2022-03-25T21:23:00Z">
        <w:r w:rsidDel="00C40EC7">
          <w:rPr>
            <w:rFonts w:ascii="Times New Roman" w:eastAsia="Times New Roman" w:hAnsi="Times New Roman" w:cs="Times New Roman"/>
            <w:lang w:eastAsia="en-GB"/>
          </w:rPr>
          <w:delText xml:space="preserve">top </w:delText>
        </w:r>
      </w:del>
      <w:ins w:id="186" w:author="George Spackman" w:date="2022-03-25T21:23:00Z">
        <w:r w:rsidR="00C40EC7">
          <w:rPr>
            <w:rFonts w:ascii="Times New Roman" w:eastAsia="Times New Roman" w:hAnsi="Times New Roman" w:cs="Times New Roman"/>
            <w:lang w:eastAsia="en-GB"/>
          </w:rPr>
          <w:t xml:space="preserve">right </w:t>
        </w:r>
      </w:ins>
      <w:r>
        <w:rPr>
          <w:rFonts w:ascii="Times New Roman" w:eastAsia="Times New Roman" w:hAnsi="Times New Roman" w:cs="Times New Roman"/>
          <w:lang w:eastAsia="en-GB"/>
        </w:rPr>
        <w:t xml:space="preserve">half of the textile </w:t>
      </w:r>
      <w:commentRangeStart w:id="187"/>
      <w:r>
        <w:rPr>
          <w:rFonts w:ascii="Times New Roman" w:eastAsia="Times New Roman" w:hAnsi="Times New Roman" w:cs="Times New Roman"/>
          <w:lang w:eastAsia="en-GB"/>
        </w:rPr>
        <w:t xml:space="preserve">but </w:t>
      </w:r>
      <w:ins w:id="188" w:author="George Spackman" w:date="2022-03-25T21:37:00Z">
        <w:r w:rsidR="00745597">
          <w:rPr>
            <w:rFonts w:ascii="Times New Roman" w:eastAsia="Times New Roman" w:hAnsi="Times New Roman" w:cs="Times New Roman"/>
            <w:lang w:eastAsia="en-GB"/>
          </w:rPr>
          <w:t>t</w:t>
        </w:r>
      </w:ins>
      <w:ins w:id="189" w:author="George Spackman" w:date="2022-03-25T21:38:00Z">
        <w:r w:rsidR="00745597">
          <w:rPr>
            <w:rFonts w:ascii="Times New Roman" w:eastAsia="Times New Roman" w:hAnsi="Times New Roman" w:cs="Times New Roman"/>
            <w:lang w:eastAsia="en-GB"/>
          </w:rPr>
          <w:t xml:space="preserve">here is </w:t>
        </w:r>
      </w:ins>
      <w:r>
        <w:rPr>
          <w:rFonts w:ascii="Times New Roman" w:eastAsia="Times New Roman" w:hAnsi="Times New Roman" w:cs="Times New Roman"/>
          <w:lang w:eastAsia="en-GB"/>
        </w:rPr>
        <w:t xml:space="preserve">no entanglement in the </w:t>
      </w:r>
      <w:ins w:id="190" w:author="George Spackman" w:date="2022-03-25T21:24:00Z">
        <w:r w:rsidR="00C40EC7">
          <w:rPr>
            <w:rFonts w:ascii="Times New Roman" w:eastAsia="Times New Roman" w:hAnsi="Times New Roman" w:cs="Times New Roman"/>
            <w:lang w:eastAsia="en-GB"/>
          </w:rPr>
          <w:t>left</w:t>
        </w:r>
      </w:ins>
      <w:del w:id="191" w:author="George Spackman" w:date="2022-03-25T21:23:00Z">
        <w:r w:rsidDel="00C40EC7">
          <w:rPr>
            <w:rFonts w:ascii="Times New Roman" w:eastAsia="Times New Roman" w:hAnsi="Times New Roman" w:cs="Times New Roman"/>
            <w:lang w:eastAsia="en-GB"/>
          </w:rPr>
          <w:delText>bottom</w:delText>
        </w:r>
      </w:del>
      <w:r>
        <w:rPr>
          <w:rFonts w:ascii="Times New Roman" w:eastAsia="Times New Roman" w:hAnsi="Times New Roman" w:cs="Times New Roman"/>
          <w:lang w:eastAsia="en-GB"/>
        </w:rPr>
        <w:t xml:space="preserve"> half. </w:t>
      </w:r>
      <w:ins w:id="192" w:author="George Spackman" w:date="2022-03-25T21:38:00Z">
        <w:r w:rsidR="00745597">
          <w:rPr>
            <w:rFonts w:ascii="Times New Roman" w:eastAsia="Times New Roman" w:hAnsi="Times New Roman" w:cs="Times New Roman"/>
            <w:lang w:eastAsia="en-GB"/>
          </w:rPr>
          <w:t xml:space="preserve">This </w:t>
        </w:r>
      </w:ins>
      <w:del w:id="193" w:author="George Spackman" w:date="2022-03-25T21:38:00Z">
        <w:r w:rsidR="00CC0569" w:rsidDel="00745597">
          <w:rPr>
            <w:rFonts w:ascii="Times New Roman" w:eastAsia="Times New Roman" w:hAnsi="Times New Roman" w:cs="Times New Roman"/>
            <w:lang w:eastAsia="en-GB"/>
          </w:rPr>
          <w:delText>L</w:delText>
        </w:r>
      </w:del>
      <w:ins w:id="194" w:author="George Spackman" w:date="2022-03-25T21:38:00Z">
        <w:r w:rsidR="00745597">
          <w:rPr>
            <w:rFonts w:ascii="Times New Roman" w:eastAsia="Times New Roman" w:hAnsi="Times New Roman" w:cs="Times New Roman"/>
            <w:lang w:eastAsia="en-GB"/>
          </w:rPr>
          <w:t>l</w:t>
        </w:r>
      </w:ins>
      <w:r w:rsidR="00CC0569">
        <w:rPr>
          <w:rFonts w:ascii="Times New Roman" w:eastAsia="Times New Roman" w:hAnsi="Times New Roman" w:cs="Times New Roman"/>
          <w:lang w:eastAsia="en-GB"/>
        </w:rPr>
        <w:t xml:space="preserve">eaves some resin richness in the </w:t>
      </w:r>
      <w:commentRangeStart w:id="195"/>
      <w:r w:rsidR="00CC0569">
        <w:rPr>
          <w:rFonts w:ascii="Times New Roman" w:eastAsia="Times New Roman" w:hAnsi="Times New Roman" w:cs="Times New Roman"/>
          <w:lang w:eastAsia="en-GB"/>
        </w:rPr>
        <w:t>noodle</w:t>
      </w:r>
      <w:commentRangeEnd w:id="195"/>
      <w:r w:rsidR="00CC0569">
        <w:rPr>
          <w:rStyle w:val="CommentReference"/>
        </w:rPr>
        <w:commentReference w:id="195"/>
      </w:r>
      <w:r w:rsidR="00CC0569">
        <w:rPr>
          <w:rFonts w:ascii="Times New Roman" w:eastAsia="Times New Roman" w:hAnsi="Times New Roman" w:cs="Times New Roman"/>
          <w:lang w:eastAsia="en-GB"/>
        </w:rPr>
        <w:t>.</w:t>
      </w:r>
      <w:commentRangeEnd w:id="187"/>
      <w:r w:rsidR="00262D46">
        <w:rPr>
          <w:rStyle w:val="CommentReference"/>
        </w:rPr>
        <w:commentReference w:id="187"/>
      </w:r>
    </w:p>
    <w:p w14:paraId="3F63C2FF" w14:textId="77777777" w:rsidR="00332996" w:rsidRDefault="00332996" w:rsidP="000716FC">
      <w:pPr>
        <w:autoSpaceDE w:val="0"/>
        <w:autoSpaceDN w:val="0"/>
        <w:adjustRightInd w:val="0"/>
        <w:spacing w:line="360" w:lineRule="auto"/>
        <w:rPr>
          <w:rFonts w:ascii="Times New Roman" w:eastAsiaTheme="minorEastAsia" w:hAnsi="Times New Roman" w:cs="Times New Roman"/>
        </w:rPr>
      </w:pPr>
    </w:p>
    <w:p w14:paraId="15668508" w14:textId="0DD7AD84" w:rsidR="00373BE8" w:rsidRPr="00373BE8" w:rsidDel="002F5EA2" w:rsidRDefault="008B3BBD">
      <w:pPr>
        <w:autoSpaceDE w:val="0"/>
        <w:autoSpaceDN w:val="0"/>
        <w:adjustRightInd w:val="0"/>
        <w:spacing w:line="360" w:lineRule="auto"/>
        <w:jc w:val="both"/>
        <w:rPr>
          <w:del w:id="196" w:author="George Spackman" w:date="2022-03-25T21:19:00Z"/>
          <w:rFonts w:ascii="Times New Roman" w:eastAsia="Times New Roman" w:hAnsi="Times New Roman" w:cs="Times New Roman"/>
          <w:lang w:eastAsia="en-GB"/>
        </w:rPr>
        <w:pPrChange w:id="197" w:author="George Spackman" w:date="2022-03-25T21:20:00Z">
          <w:pPr>
            <w:autoSpaceDE w:val="0"/>
            <w:autoSpaceDN w:val="0"/>
            <w:adjustRightInd w:val="0"/>
            <w:spacing w:line="360" w:lineRule="auto"/>
          </w:pPr>
        </w:pPrChange>
      </w:pPr>
      <w:r>
        <w:rPr>
          <w:rFonts w:ascii="Times New Roman" w:eastAsiaTheme="minorEastAsia" w:hAnsi="Times New Roman" w:cs="Times New Roman"/>
        </w:rPr>
        <w:t xml:space="preserve">The worst performing textile similarly had a high degree of weft crossover with 4 out of 5 wefts again moving to the other half of the textile.  </w:t>
      </w:r>
      <w:r w:rsidR="003F35C9">
        <w:rPr>
          <w:rFonts w:ascii="Times New Roman" w:eastAsiaTheme="minorEastAsia" w:hAnsi="Times New Roman" w:cs="Times New Roman"/>
        </w:rPr>
        <w:t>However, the textile is highly asymmetric with almost no entanglement in the yarns crossing over from the top half of the textile to the bottom half</w:t>
      </w:r>
      <w:r w:rsidR="00BB086C">
        <w:rPr>
          <w:rFonts w:ascii="Times New Roman" w:eastAsiaTheme="minorEastAsia" w:hAnsi="Times New Roman" w:cs="Times New Roman"/>
        </w:rPr>
        <w:t xml:space="preserve"> so they remain to a greater degree transverse to the loading axis</w:t>
      </w:r>
      <w:r w:rsidR="003F35C9">
        <w:rPr>
          <w:rFonts w:ascii="Times New Roman" w:eastAsiaTheme="minorEastAsia" w:hAnsi="Times New Roman" w:cs="Times New Roman"/>
        </w:rPr>
        <w:t xml:space="preserve">. </w:t>
      </w:r>
      <w:r w:rsidR="00BB086C">
        <w:rPr>
          <w:rFonts w:ascii="Times New Roman" w:eastAsiaTheme="minorEastAsia" w:hAnsi="Times New Roman" w:cs="Times New Roman"/>
        </w:rPr>
        <w:t>In addition, t</w:t>
      </w:r>
      <w:r w:rsidR="00C74A62">
        <w:rPr>
          <w:rFonts w:ascii="Times New Roman" w:eastAsiaTheme="minorEastAsia" w:hAnsi="Times New Roman" w:cs="Times New Roman"/>
        </w:rPr>
        <w:t>his leaves some resin richness in the noodle.</w:t>
      </w:r>
      <w:r w:rsidR="00E35A97">
        <w:rPr>
          <w:rFonts w:ascii="Times New Roman" w:eastAsiaTheme="minorEastAsia" w:hAnsi="Times New Roman" w:cs="Times New Roman"/>
        </w:rPr>
        <w:t xml:space="preserve"> </w:t>
      </w:r>
      <w:r w:rsidR="00BB086C">
        <w:rPr>
          <w:rFonts w:ascii="Times New Roman" w:eastAsiaTheme="minorEastAsia" w:hAnsi="Times New Roman" w:cs="Times New Roman"/>
        </w:rPr>
        <w:t xml:space="preserve">It can be seen that the first elements again fail in the transition zones between junction and flange. </w:t>
      </w:r>
      <w:ins w:id="198" w:author="George Spackman" w:date="2022-03-25T21:38:00Z">
        <w:r w:rsidR="00745597">
          <w:rPr>
            <w:rFonts w:ascii="Times New Roman" w:eastAsiaTheme="minorEastAsia" w:hAnsi="Times New Roman" w:cs="Times New Roman"/>
          </w:rPr>
          <w:t xml:space="preserve">It is difficult to ascertain the proportion </w:t>
        </w:r>
      </w:ins>
      <w:ins w:id="199" w:author="George Spackman" w:date="2022-03-25T21:39:00Z">
        <w:r w:rsidR="00745597">
          <w:rPr>
            <w:rFonts w:ascii="Times New Roman" w:eastAsiaTheme="minorEastAsia" w:hAnsi="Times New Roman" w:cs="Times New Roman"/>
          </w:rPr>
          <w:t xml:space="preserve">of elements failing in the junction for each model because this zone is not well defined, however, </w:t>
        </w:r>
      </w:ins>
      <w:del w:id="200" w:author="George Spackman" w:date="2022-03-25T21:39:00Z">
        <w:r w:rsidR="00BB086C" w:rsidDel="00745597">
          <w:rPr>
            <w:rFonts w:ascii="Times New Roman" w:eastAsiaTheme="minorEastAsia" w:hAnsi="Times New Roman" w:cs="Times New Roman"/>
          </w:rPr>
          <w:delText>B</w:delText>
        </w:r>
      </w:del>
      <w:ins w:id="201" w:author="George Spackman" w:date="2022-03-25T21:39:00Z">
        <w:r w:rsidR="00745597">
          <w:rPr>
            <w:rFonts w:ascii="Times New Roman" w:eastAsiaTheme="minorEastAsia" w:hAnsi="Times New Roman" w:cs="Times New Roman"/>
          </w:rPr>
          <w:t>b</w:t>
        </w:r>
      </w:ins>
      <w:r w:rsidR="00BB086C">
        <w:rPr>
          <w:rFonts w:ascii="Times New Roman" w:eastAsiaTheme="minorEastAsia" w:hAnsi="Times New Roman" w:cs="Times New Roman"/>
        </w:rPr>
        <w:t xml:space="preserve">y the 0.2 mm displacement </w:t>
      </w:r>
      <w:ins w:id="202" w:author="George Spackman" w:date="2022-03-25T21:39:00Z">
        <w:r w:rsidR="00745597">
          <w:rPr>
            <w:rFonts w:ascii="Times New Roman" w:eastAsiaTheme="minorEastAsia" w:hAnsi="Times New Roman" w:cs="Times New Roman"/>
          </w:rPr>
          <w:t xml:space="preserve">visually </w:t>
        </w:r>
      </w:ins>
      <w:r w:rsidR="00BB086C">
        <w:rPr>
          <w:rFonts w:ascii="Times New Roman" w:eastAsiaTheme="minorEastAsia" w:hAnsi="Times New Roman" w:cs="Times New Roman"/>
        </w:rPr>
        <w:t xml:space="preserve">a </w:t>
      </w:r>
      <w:commentRangeStart w:id="203"/>
      <w:commentRangeStart w:id="204"/>
      <w:del w:id="205" w:author="George Spackman" w:date="2022-03-25T21:39:00Z">
        <w:r w:rsidR="00BB086C" w:rsidDel="00745597">
          <w:rPr>
            <w:rFonts w:ascii="Times New Roman" w:eastAsiaTheme="minorEastAsia" w:hAnsi="Times New Roman" w:cs="Times New Roman"/>
          </w:rPr>
          <w:delText>much g</w:delText>
        </w:r>
      </w:del>
      <w:ins w:id="206" w:author="George Spackman" w:date="2022-03-25T21:39:00Z">
        <w:r w:rsidR="00745597">
          <w:rPr>
            <w:rFonts w:ascii="Times New Roman" w:eastAsiaTheme="minorEastAsia" w:hAnsi="Times New Roman" w:cs="Times New Roman"/>
          </w:rPr>
          <w:t>g</w:t>
        </w:r>
      </w:ins>
      <w:r w:rsidR="00BB086C">
        <w:rPr>
          <w:rFonts w:ascii="Times New Roman" w:eastAsiaTheme="minorEastAsia" w:hAnsi="Times New Roman" w:cs="Times New Roman"/>
        </w:rPr>
        <w:t>reater proportion</w:t>
      </w:r>
      <w:commentRangeEnd w:id="203"/>
      <w:r w:rsidR="00296181">
        <w:rPr>
          <w:rStyle w:val="CommentReference"/>
        </w:rPr>
        <w:commentReference w:id="203"/>
      </w:r>
      <w:commentRangeEnd w:id="204"/>
      <w:r w:rsidR="00745597">
        <w:rPr>
          <w:rStyle w:val="CommentReference"/>
        </w:rPr>
        <w:commentReference w:id="204"/>
      </w:r>
      <w:r w:rsidR="00BB086C">
        <w:rPr>
          <w:rFonts w:ascii="Times New Roman" w:eastAsiaTheme="minorEastAsia" w:hAnsi="Times New Roman" w:cs="Times New Roman"/>
        </w:rPr>
        <w:t xml:space="preserve"> of the elements have failed in the junction </w:t>
      </w:r>
      <w:del w:id="207" w:author="George Spackman" w:date="2022-03-25T21:40:00Z">
        <w:r w:rsidR="00BB086C" w:rsidDel="00745597">
          <w:rPr>
            <w:rFonts w:ascii="Times New Roman" w:eastAsiaTheme="minorEastAsia" w:hAnsi="Times New Roman" w:cs="Times New Roman"/>
          </w:rPr>
          <w:delText xml:space="preserve">as </w:delText>
        </w:r>
      </w:del>
      <w:r w:rsidR="00BB086C">
        <w:rPr>
          <w:rFonts w:ascii="Times New Roman" w:eastAsiaTheme="minorEastAsia" w:hAnsi="Times New Roman" w:cs="Times New Roman"/>
        </w:rPr>
        <w:t xml:space="preserve">compared to the best performing textile. </w:t>
      </w:r>
      <w:r w:rsidR="00373BE8" w:rsidRPr="00373BE8">
        <w:rPr>
          <w:rFonts w:ascii="Times New Roman" w:eastAsia="Times New Roman" w:hAnsi="Times New Roman" w:cs="Times New Roman"/>
          <w:lang w:eastAsia="en-GB"/>
        </w:rPr>
        <w:fldChar w:fldCharType="begin"/>
      </w:r>
      <w:r w:rsidR="00373BE8" w:rsidRPr="00373BE8">
        <w:rPr>
          <w:rFonts w:ascii="Times New Roman" w:eastAsia="Times New Roman" w:hAnsi="Times New Roman" w:cs="Times New Roman"/>
          <w:lang w:eastAsia="en-GB"/>
        </w:rPr>
        <w:instrText xml:space="preserve"> INCLUDEPICTURE "https://attachments.office.net/owa/emxghs%40exmail.nottingham.ac.uk/service.svc/s/GetAttachmentThumbnail?id=AAMkADI5YTc2NTBlLWU1M2ItNGZkYS1hNzRhLTFmOGNjMGNlZTU0MQBGAAAAAAAVvRk%2FhHfGTJ%2FZicwNfZXpBwDk4Y2%2FwHa8Sqq%2BcWlEGg2cAAAAAAEJAADk4Y2%2FwHa8Sqq%2BcWlEGg2cAARHj7U4AAABEgAQACUsHZVpNZlFpEk08SS4ibM%3D&amp;thumbnailType=2&amp;token=eyJhbGciOiJSUzI1NiIsImtpZCI6IkZBRDY1NDI2MkM2QUYyOTYxQUExRThDQUI3OEZGMUIyNzBFNzA3RTkiLCJ0eXAiOiJKV1QiLCJ4NXQiOiItdFpVSml4cThwWWFvZWpLdDRfeHNuRG5CLWsifQ.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.JNG8kNw9VaWQTQphcLZJrxp2QlaSKn7sNBhCC5qtnGDLi5E1qa7SKEETC30EB1XUSwEr1NDf-Bzd0_WuZ5o3bbqEKjNDWv6v4lqG1mdzOW7dOLKd5LVnT4eyrQ2bFTDDMiPmF_FVmg6qqgyTtz19N2hxLmAdwHDyJOZgi0XWNFGsTt5qx6rfpYeZhmoTkFh_D9EoqvxATxXXH6ngmaE4mS4Q5w_1NF_cikUB-yU4S8psP58AWMp1xsm_YnN6D4FKsOhcsezISNexrn_TQ9vWYFV3kk4qOdCOlxb-ETnUMsjRbtLZjL_Z5l2bTG3OXPkIByk970fM2dMsJgxjFyvloQ&amp;X-OWA-CANARY=-uUFBhGph0OYZj3ODAyG6qCRUQ_I89kYW3w4OjbHGYqmUF-F2Rv_OkB9ekP7U43sxAZrn6VO3yk.&amp;owa=outlook.office.com&amp;scriptVer=20220204002.05&amp;animation=true" \* MERGEFORMATINET </w:instrText>
      </w:r>
      <w:r w:rsidR="00373BE8" w:rsidRPr="00373BE8">
        <w:rPr>
          <w:rFonts w:ascii="Times New Roman" w:eastAsia="Times New Roman" w:hAnsi="Times New Roman" w:cs="Times New Roman"/>
          <w:lang w:eastAsia="en-GB"/>
        </w:rPr>
        <w:fldChar w:fldCharType="end"/>
      </w:r>
      <w:ins w:id="208" w:author="George Spackman" w:date="2022-03-25T21:20:00Z">
        <w:r w:rsidR="002F5EA2">
          <w:rPr>
            <w:rFonts w:ascii="Times New Roman" w:eastAsiaTheme="minorEastAsia" w:hAnsi="Times New Roman" w:cs="Times New Roman"/>
          </w:rPr>
          <w:t>I</w:t>
        </w:r>
      </w:ins>
    </w:p>
    <w:p w14:paraId="639B951F" w14:textId="352E215A" w:rsidR="00F21F12" w:rsidDel="002F5EA2" w:rsidRDefault="00F21F12">
      <w:pPr>
        <w:autoSpaceDE w:val="0"/>
        <w:autoSpaceDN w:val="0"/>
        <w:adjustRightInd w:val="0"/>
        <w:spacing w:line="360" w:lineRule="auto"/>
        <w:jc w:val="both"/>
        <w:rPr>
          <w:del w:id="209" w:author="George Spackman" w:date="2022-03-25T21:19:00Z"/>
          <w:rFonts w:ascii="Times New Roman" w:eastAsiaTheme="minorEastAsia" w:hAnsi="Times New Roman" w:cs="Times New Roman"/>
        </w:rPr>
      </w:pPr>
    </w:p>
    <w:p w14:paraId="61E89F3D" w14:textId="604B0736" w:rsidR="007B5ACC" w:rsidRPr="00CC0F6B" w:rsidDel="002F5EA2" w:rsidRDefault="00F21F12">
      <w:pPr>
        <w:jc w:val="both"/>
        <w:rPr>
          <w:del w:id="210" w:author="George Spackman" w:date="2022-03-25T21:19:00Z"/>
          <w:rFonts w:ascii="Times New Roman" w:eastAsia="Times New Roman" w:hAnsi="Times New Roman" w:cs="Times New Roman"/>
          <w:lang w:eastAsia="en-GB"/>
        </w:rPr>
        <w:pPrChange w:id="211" w:author="George Spackman" w:date="2022-03-25T21:20:00Z">
          <w:pPr>
            <w:jc w:val="center"/>
          </w:pPr>
        </w:pPrChange>
      </w:pPr>
      <w:del w:id="212" w:author="George Spackman" w:date="2022-03-25T21:19:00Z">
        <w:r w:rsidRPr="00F21F12" w:rsidDel="002F5EA2">
          <w:rPr>
            <w:rFonts w:ascii="Times New Roman" w:eastAsia="Times New Roman" w:hAnsi="Times New Roman" w:cs="Times New Roman"/>
            <w:lang w:eastAsia="en-GB"/>
          </w:rPr>
          <w:fldChar w:fldCharType="begin"/>
        </w:r>
        <w:r w:rsidRPr="00F21F12" w:rsidDel="002F5EA2">
          <w:rPr>
            <w:rFonts w:ascii="Times New Roman" w:eastAsia="Times New Roman" w:hAnsi="Times New Roman" w:cs="Times New Roman"/>
            <w:lang w:eastAsia="en-GB"/>
          </w:rPr>
          <w:delInstrText xml:space="preserve"> INCLUDEPICTURE "https://attachments.office.net/owa/emxghs%40exmail.nottingham.ac.uk/service.svc/s/GetAttachmentThumbnail?id=AAMkADI5YTc2NTBlLWU1M2ItNGZkYS1hNzRhLTFmOGNjMGNlZTU0MQBGAAAAAAAVvRk%2FhHfGTJ%2FZicwNfZXpBwDk4Y2%2FwHa8Sqq%2BcWlEGg2cAAAAAAEJAADk4Y2%2FwHa8Sqq%2BcWlEGg2cAARHj7U4AAABEgAQAMF7A%2FdQiaRFmpkz9y%2F4WAE%3D&amp;thumbnailType=2&amp;token=eyJhbGciOiJSUzI1NiIsImtpZCI6IkZBRDY1NDI2MkM2QUYyOTYxQUExRThDQUI3OEZGMUIyNzBFNzA3RTkiLCJ0eXAiOiJKV1QiLCJ4NXQiOiItdFpVSml4cThwWWFvZWpLdDRfeHNuRG5CLWsifQ.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.VhiIax0ifaF8AMB8N7S8YP-r8ylPHcS-q23goY5J06P3KdnhoG3FFm0MXu6sfPszdHywrIzHyOhzZuXgb4vXXQSSfgIZZsCf9hlZ7tJUQYXMQhEZ5rkPBxGZ28PFF6YibXo1gMK3-MHqP5dExLkXr-p8GcLswXutof47jgtI0eA7ObGUL_LxQJCfVQAiXwAOUBYU7ZxgnJ1MuwAwMEbLlC-oayguMi4jMxqir80Jq2UwhlXsA1n0uxjiK6KqpB4aKRAmRLHunxajOvJ3HsjsfYflb0LSHJ-Kja5isWAsGCSGJsZVN_PwzLI5owDtKp008sjS3QkxavEpDl8DHWGsaw&amp;X-OWA-CANARY=-ERmNU_1_UW45Sn8EAEGjTCZhCfN89kYGVDXWfY7DkcuWS0V7BkC7sUl58DLZ5YrRgtsrY-R3HM.&amp;owa=outlook.office.com&amp;scriptVer=20220204002.05&amp;animation=true" \* MERGEFORMATINET </w:delInstrText>
        </w:r>
        <w:r w:rsidRPr="00F21F12" w:rsidDel="002F5EA2">
          <w:rPr>
            <w:rFonts w:ascii="Times New Roman" w:eastAsia="Times New Roman" w:hAnsi="Times New Roman" w:cs="Times New Roman"/>
            <w:lang w:eastAsia="en-GB"/>
          </w:rPr>
          <w:fldChar w:fldCharType="end"/>
        </w:r>
      </w:del>
    </w:p>
    <w:p w14:paraId="5AC940E4" w14:textId="5CB6B3B9" w:rsidR="002F5EA2" w:rsidRDefault="009E11EB">
      <w:pPr>
        <w:autoSpaceDE w:val="0"/>
        <w:autoSpaceDN w:val="0"/>
        <w:adjustRightInd w:val="0"/>
        <w:spacing w:line="360" w:lineRule="auto"/>
        <w:jc w:val="both"/>
        <w:rPr>
          <w:ins w:id="213" w:author="George Spackman" w:date="2022-03-25T21:20:00Z"/>
          <w:rFonts w:ascii="Times New Roman" w:eastAsiaTheme="minorEastAsia" w:hAnsi="Times New Roman" w:cs="Times New Roman"/>
        </w:rPr>
        <w:pPrChange w:id="214" w:author="George Spackman" w:date="2022-03-25T21:20:00Z">
          <w:pPr>
            <w:autoSpaceDE w:val="0"/>
            <w:autoSpaceDN w:val="0"/>
            <w:adjustRightInd w:val="0"/>
            <w:spacing w:line="360" w:lineRule="auto"/>
          </w:pPr>
        </w:pPrChange>
      </w:pPr>
      <w:del w:id="215" w:author="George Spackman" w:date="2022-03-25T21:19:00Z">
        <w:r w:rsidDel="002F5EA2">
          <w:rPr>
            <w:rFonts w:ascii="Times New Roman" w:eastAsiaTheme="minorEastAsia" w:hAnsi="Times New Roman" w:cs="Times New Roman"/>
          </w:rPr>
          <w:delText>I</w:delText>
        </w:r>
      </w:del>
      <w:r>
        <w:rPr>
          <w:rFonts w:ascii="Times New Roman" w:eastAsiaTheme="minorEastAsia" w:hAnsi="Times New Roman" w:cs="Times New Roman"/>
        </w:rPr>
        <w:t>n figure 7-6</w:t>
      </w:r>
      <w:r w:rsidR="007B5ACC">
        <w:rPr>
          <w:rFonts w:ascii="Times New Roman" w:eastAsiaTheme="minorEastAsia" w:hAnsi="Times New Roman" w:cs="Times New Roman"/>
        </w:rPr>
        <w:t xml:space="preserve"> </w:t>
      </w:r>
      <w:proofErr w:type="gramStart"/>
      <w:r w:rsidR="007B5ACC">
        <w:rPr>
          <w:rFonts w:ascii="Times New Roman" w:eastAsiaTheme="minorEastAsia" w:hAnsi="Times New Roman" w:cs="Times New Roman"/>
        </w:rPr>
        <w:t xml:space="preserve">it </w:t>
      </w:r>
      <w:r w:rsidR="007B5ACC">
        <w:rPr>
          <w:rFonts w:ascii="Times New Roman" w:eastAsiaTheme="minorEastAsia" w:hAnsi="Times New Roman" w:cs="Times New Roman"/>
        </w:rPr>
        <w:lastRenderedPageBreak/>
        <w:t>can be seen that there</w:t>
      </w:r>
      <w:proofErr w:type="gramEnd"/>
      <w:r w:rsidR="007B5ACC">
        <w:rPr>
          <w:rFonts w:ascii="Times New Roman" w:eastAsiaTheme="minorEastAsia" w:hAnsi="Times New Roman" w:cs="Times New Roman"/>
        </w:rPr>
        <w:t xml:space="preserve"> are more failed elements in the </w:t>
      </w:r>
      <w:commentRangeStart w:id="216"/>
      <w:r w:rsidR="00B01822">
        <w:rPr>
          <w:rFonts w:ascii="Times New Roman" w:eastAsiaTheme="minorEastAsia" w:hAnsi="Times New Roman" w:cs="Times New Roman"/>
        </w:rPr>
        <w:t>junction</w:t>
      </w:r>
      <w:r w:rsidR="007B5ACC">
        <w:rPr>
          <w:rFonts w:ascii="Times New Roman" w:eastAsiaTheme="minorEastAsia" w:hAnsi="Times New Roman" w:cs="Times New Roman"/>
        </w:rPr>
        <w:t xml:space="preserve"> region</w:t>
      </w:r>
      <w:commentRangeEnd w:id="216"/>
      <w:r w:rsidR="00CF18F0">
        <w:rPr>
          <w:rStyle w:val="CommentReference"/>
        </w:rPr>
        <w:commentReference w:id="216"/>
      </w:r>
      <w:ins w:id="217" w:author="George Spackman" w:date="2022-03-25T21:20:00Z">
        <w:r w:rsidR="002F5EA2">
          <w:rPr>
            <w:rFonts w:ascii="Times New Roman" w:eastAsiaTheme="minorEastAsia" w:hAnsi="Times New Roman" w:cs="Times New Roman"/>
          </w:rPr>
          <w:t xml:space="preserve"> for the worst performing T-joint</w:t>
        </w:r>
      </w:ins>
      <w:r w:rsidR="007B5ACC">
        <w:rPr>
          <w:rFonts w:ascii="Times New Roman" w:eastAsiaTheme="minorEastAsia" w:hAnsi="Times New Roman" w:cs="Times New Roman"/>
        </w:rPr>
        <w:t xml:space="preserve">. </w:t>
      </w:r>
    </w:p>
    <w:p w14:paraId="112A7067" w14:textId="77777777" w:rsidR="002F5EA2" w:rsidRDefault="002F5EA2">
      <w:pPr>
        <w:autoSpaceDE w:val="0"/>
        <w:autoSpaceDN w:val="0"/>
        <w:adjustRightInd w:val="0"/>
        <w:spacing w:line="360" w:lineRule="auto"/>
        <w:jc w:val="both"/>
        <w:rPr>
          <w:ins w:id="218" w:author="George Spackman" w:date="2022-03-25T21:20:00Z"/>
          <w:rFonts w:ascii="Times New Roman" w:eastAsiaTheme="minorEastAsia" w:hAnsi="Times New Roman" w:cs="Times New Roman"/>
        </w:rPr>
        <w:pPrChange w:id="219" w:author="George Spackman" w:date="2022-03-25T21:20:00Z">
          <w:pPr>
            <w:autoSpaceDE w:val="0"/>
            <w:autoSpaceDN w:val="0"/>
            <w:adjustRightInd w:val="0"/>
            <w:spacing w:line="360" w:lineRule="auto"/>
          </w:pPr>
        </w:pPrChange>
      </w:pPr>
    </w:p>
    <w:p w14:paraId="1E2DA86A" w14:textId="0E7C0B9E" w:rsidR="00A95DC0" w:rsidRDefault="00EC691C" w:rsidP="00283F57">
      <w:pPr>
        <w:autoSpaceDE w:val="0"/>
        <w:autoSpaceDN w:val="0"/>
        <w:adjustRightInd w:val="0"/>
        <w:spacing w:line="360" w:lineRule="auto"/>
        <w:jc w:val="both"/>
        <w:rPr>
          <w:rFonts w:ascii="Times New Roman" w:eastAsiaTheme="minorEastAsia" w:hAnsi="Times New Roman" w:cs="Times New Roman"/>
        </w:rPr>
      </w:pPr>
      <w:r>
        <w:rPr>
          <w:rFonts w:ascii="Times New Roman" w:eastAsiaTheme="minorEastAsia" w:hAnsi="Times New Roman" w:cs="Times New Roman"/>
        </w:rPr>
        <w:t>For the models below</w:t>
      </w:r>
      <w:r w:rsidR="003918D9">
        <w:rPr>
          <w:rFonts w:ascii="Times New Roman" w:eastAsiaTheme="minorEastAsia" w:hAnsi="Times New Roman" w:cs="Times New Roman"/>
        </w:rPr>
        <w:t xml:space="preserve"> the elements failed at 0.1, 0.2, 0.3 and 0.</w:t>
      </w:r>
      <w:commentRangeStart w:id="220"/>
      <w:r w:rsidR="003918D9">
        <w:rPr>
          <w:rFonts w:ascii="Times New Roman" w:eastAsiaTheme="minorEastAsia" w:hAnsi="Times New Roman" w:cs="Times New Roman"/>
        </w:rPr>
        <w:t>4</w:t>
      </w:r>
      <w:r w:rsidR="003109CB">
        <w:rPr>
          <w:rFonts w:ascii="Times New Roman" w:eastAsiaTheme="minorEastAsia" w:hAnsi="Times New Roman" w:cs="Times New Roman"/>
        </w:rPr>
        <w:t>mm</w:t>
      </w:r>
      <w:commentRangeEnd w:id="220"/>
      <w:r w:rsidR="00F96B2A">
        <w:rPr>
          <w:rStyle w:val="CommentReference"/>
        </w:rPr>
        <w:commentReference w:id="220"/>
      </w:r>
      <w:r w:rsidR="003109CB">
        <w:rPr>
          <w:rFonts w:ascii="Times New Roman" w:eastAsiaTheme="minorEastAsia" w:hAnsi="Times New Roman" w:cs="Times New Roman"/>
        </w:rPr>
        <w:t xml:space="preserve"> </w:t>
      </w:r>
      <w:ins w:id="221" w:author="George Spackman" w:date="2022-03-25T21:18:00Z">
        <w:r w:rsidR="002F5EA2">
          <w:rPr>
            <w:rFonts w:ascii="Times New Roman" w:eastAsiaTheme="minorEastAsia" w:hAnsi="Times New Roman" w:cs="Times New Roman"/>
          </w:rPr>
          <w:t xml:space="preserve">of displacement </w:t>
        </w:r>
      </w:ins>
      <w:r w:rsidR="003109CB">
        <w:rPr>
          <w:rFonts w:ascii="Times New Roman" w:eastAsiaTheme="minorEastAsia" w:hAnsi="Times New Roman" w:cs="Times New Roman"/>
        </w:rPr>
        <w:t xml:space="preserve">are shown, with the straight yarn model at the top followed by the worst model in the optimisation and then the best. </w:t>
      </w:r>
      <w:proofErr w:type="gramStart"/>
      <w:r w:rsidR="003109CB">
        <w:rPr>
          <w:rFonts w:ascii="Times New Roman" w:eastAsiaTheme="minorEastAsia" w:hAnsi="Times New Roman" w:cs="Times New Roman"/>
        </w:rPr>
        <w:t>It can be seen that yarn</w:t>
      </w:r>
      <w:proofErr w:type="gramEnd"/>
      <w:r w:rsidR="003109CB">
        <w:rPr>
          <w:rFonts w:ascii="Times New Roman" w:eastAsiaTheme="minorEastAsia" w:hAnsi="Times New Roman" w:cs="Times New Roman"/>
        </w:rPr>
        <w:t xml:space="preserve"> element failure for the</w:t>
      </w:r>
      <w:r w:rsidR="00C84351">
        <w:rPr>
          <w:rFonts w:ascii="Times New Roman" w:eastAsiaTheme="minorEastAsia" w:hAnsi="Times New Roman" w:cs="Times New Roman"/>
        </w:rPr>
        <w:t xml:space="preserve"> straight and worst models </w:t>
      </w:r>
      <w:commentRangeStart w:id="222"/>
      <w:r w:rsidR="00C84351">
        <w:rPr>
          <w:rFonts w:ascii="Times New Roman" w:eastAsiaTheme="minorEastAsia" w:hAnsi="Times New Roman" w:cs="Times New Roman"/>
        </w:rPr>
        <w:t>concentrates to a greater degree in the junction region of the T-Joint.</w:t>
      </w:r>
      <w:commentRangeEnd w:id="222"/>
      <w:r w:rsidR="00BB4E12">
        <w:rPr>
          <w:rStyle w:val="CommentReference"/>
        </w:rPr>
        <w:commentReference w:id="222"/>
      </w:r>
      <w:r w:rsidR="003109CB">
        <w:rPr>
          <w:rFonts w:ascii="Times New Roman" w:eastAsiaTheme="minorEastAsia" w:hAnsi="Times New Roman" w:cs="Times New Roman"/>
        </w:rPr>
        <w:t xml:space="preserve"> </w:t>
      </w:r>
      <w:ins w:id="223" w:author="George Spackman" w:date="2022-03-25T21:17:00Z">
        <w:r w:rsidR="002F5EA2">
          <w:rPr>
            <w:rFonts w:ascii="Times New Roman" w:eastAsiaTheme="minorEastAsia" w:hAnsi="Times New Roman" w:cs="Times New Roman"/>
          </w:rPr>
          <w:t xml:space="preserve">A </w:t>
        </w:r>
      </w:ins>
      <w:commentRangeStart w:id="224"/>
      <w:commentRangeStart w:id="225"/>
      <w:del w:id="226" w:author="George Spackman" w:date="2022-03-25T21:17:00Z">
        <w:r w:rsidR="00C84351" w:rsidDel="002F5EA2">
          <w:rPr>
            <w:rFonts w:ascii="Times New Roman" w:eastAsiaTheme="minorEastAsia" w:hAnsi="Times New Roman" w:cs="Times New Roman"/>
          </w:rPr>
          <w:delText>H</w:delText>
        </w:r>
      </w:del>
      <w:ins w:id="227" w:author="George Spackman" w:date="2022-03-25T21:28:00Z">
        <w:r w:rsidR="00283F57">
          <w:rPr>
            <w:rFonts w:ascii="Times New Roman" w:eastAsiaTheme="minorEastAsia" w:hAnsi="Times New Roman" w:cs="Times New Roman"/>
          </w:rPr>
          <w:t>lower</w:t>
        </w:r>
      </w:ins>
      <w:del w:id="228" w:author="George Spackman" w:date="2022-03-25T21:28:00Z">
        <w:r w:rsidR="00C84351" w:rsidDel="00283F57">
          <w:rPr>
            <w:rFonts w:ascii="Times New Roman" w:eastAsiaTheme="minorEastAsia" w:hAnsi="Times New Roman" w:cs="Times New Roman"/>
          </w:rPr>
          <w:delText>igher</w:delText>
        </w:r>
      </w:del>
      <w:r w:rsidR="00C84351">
        <w:rPr>
          <w:rFonts w:ascii="Times New Roman" w:eastAsiaTheme="minorEastAsia" w:hAnsi="Times New Roman" w:cs="Times New Roman"/>
        </w:rPr>
        <w:t xml:space="preserve"> </w:t>
      </w:r>
      <w:ins w:id="229" w:author="George Spackman" w:date="2022-03-25T21:17:00Z">
        <w:r w:rsidR="002F5EA2">
          <w:rPr>
            <w:rFonts w:ascii="Times New Roman" w:eastAsiaTheme="minorEastAsia" w:hAnsi="Times New Roman" w:cs="Times New Roman"/>
          </w:rPr>
          <w:t xml:space="preserve">number of </w:t>
        </w:r>
      </w:ins>
      <w:r w:rsidR="00C84351">
        <w:rPr>
          <w:rFonts w:ascii="Times New Roman" w:eastAsiaTheme="minorEastAsia" w:hAnsi="Times New Roman" w:cs="Times New Roman"/>
        </w:rPr>
        <w:t xml:space="preserve">yarn </w:t>
      </w:r>
      <w:commentRangeStart w:id="230"/>
      <w:r w:rsidR="00C84351">
        <w:rPr>
          <w:rFonts w:ascii="Times New Roman" w:eastAsiaTheme="minorEastAsia" w:hAnsi="Times New Roman" w:cs="Times New Roman"/>
        </w:rPr>
        <w:t>element</w:t>
      </w:r>
      <w:ins w:id="231" w:author="George Spackman" w:date="2022-03-25T21:17:00Z">
        <w:r w:rsidR="002F5EA2">
          <w:rPr>
            <w:rFonts w:ascii="Times New Roman" w:eastAsiaTheme="minorEastAsia" w:hAnsi="Times New Roman" w:cs="Times New Roman"/>
          </w:rPr>
          <w:t>s</w:t>
        </w:r>
      </w:ins>
      <w:del w:id="232" w:author="George Spackman" w:date="2022-03-25T21:17:00Z">
        <w:r w:rsidR="00C84351" w:rsidDel="002F5EA2">
          <w:rPr>
            <w:rFonts w:ascii="Times New Roman" w:eastAsiaTheme="minorEastAsia" w:hAnsi="Times New Roman" w:cs="Times New Roman"/>
          </w:rPr>
          <w:delText xml:space="preserve"> numbers</w:delText>
        </w:r>
      </w:del>
      <w:commentRangeEnd w:id="230"/>
      <w:r w:rsidR="00D9726A">
        <w:rPr>
          <w:rStyle w:val="CommentReference"/>
        </w:rPr>
        <w:commentReference w:id="230"/>
      </w:r>
      <w:r w:rsidR="00C84351">
        <w:rPr>
          <w:rFonts w:ascii="Times New Roman" w:eastAsiaTheme="minorEastAsia" w:hAnsi="Times New Roman" w:cs="Times New Roman"/>
        </w:rPr>
        <w:t xml:space="preserve"> in the junction region, created from the configuration of the weft yarns, is a probable reason for this.</w:t>
      </w:r>
      <w:commentRangeEnd w:id="224"/>
      <w:r w:rsidR="00D219B7">
        <w:rPr>
          <w:rStyle w:val="CommentReference"/>
        </w:rPr>
        <w:commentReference w:id="224"/>
      </w:r>
      <w:commentRangeEnd w:id="225"/>
      <w:r w:rsidR="002F5EA2">
        <w:rPr>
          <w:rStyle w:val="CommentReference"/>
        </w:rPr>
        <w:commentReference w:id="225"/>
      </w:r>
    </w:p>
    <w:p w14:paraId="09D87722" w14:textId="2DA0BB6F" w:rsidR="00A95DC0" w:rsidRDefault="00A95DC0" w:rsidP="007B5ACC">
      <w:pPr>
        <w:autoSpaceDE w:val="0"/>
        <w:autoSpaceDN w:val="0"/>
        <w:adjustRightInd w:val="0"/>
        <w:spacing w:line="360" w:lineRule="auto"/>
        <w:jc w:val="both"/>
        <w:rPr>
          <w:rFonts w:ascii="Times New Roman" w:eastAsiaTheme="minorEastAsia" w:hAnsi="Times New Roman" w:cs="Times New Roman"/>
        </w:rPr>
      </w:pPr>
    </w:p>
    <w:p w14:paraId="678A70B6" w14:textId="4E55DD7F" w:rsidR="00A95DC0" w:rsidRDefault="00A95DC0" w:rsidP="00A95DC0">
      <w:pPr>
        <w:autoSpaceDE w:val="0"/>
        <w:autoSpaceDN w:val="0"/>
        <w:adjustRightInd w:val="0"/>
        <w:spacing w:line="360" w:lineRule="auto"/>
        <w:jc w:val="center"/>
        <w:rPr>
          <w:rFonts w:ascii="Times New Roman" w:eastAsiaTheme="minorEastAsia" w:hAnsi="Times New Roman" w:cs="Times New Roman"/>
        </w:rPr>
      </w:pPr>
      <w:r>
        <w:rPr>
          <w:rFonts w:ascii="Times New Roman" w:eastAsiaTheme="minorEastAsia" w:hAnsi="Times New Roman" w:cs="Times New Roman"/>
          <w:noProof/>
          <w:lang w:eastAsia="en-GB"/>
        </w:rPr>
        <w:drawing>
          <wp:inline distT="0" distB="0" distL="0" distR="0" wp14:anchorId="57E18C01" wp14:editId="6FD80C1E">
            <wp:extent cx="5195401" cy="1027793"/>
            <wp:effectExtent l="0" t="0" r="571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2255" cy="1054867"/>
                    </a:xfrm>
                    <a:prstGeom prst="rect">
                      <a:avLst/>
                    </a:prstGeom>
                    <a:noFill/>
                  </pic:spPr>
                </pic:pic>
              </a:graphicData>
            </a:graphic>
          </wp:inline>
        </w:drawing>
      </w:r>
    </w:p>
    <w:p w14:paraId="4F1F420E" w14:textId="5AE525BD" w:rsidR="00A95DC0" w:rsidRDefault="00A95DC0" w:rsidP="00A95DC0">
      <w:pPr>
        <w:autoSpaceDE w:val="0"/>
        <w:autoSpaceDN w:val="0"/>
        <w:adjustRightInd w:val="0"/>
        <w:spacing w:line="360" w:lineRule="auto"/>
        <w:jc w:val="center"/>
        <w:rPr>
          <w:rFonts w:ascii="Times New Roman" w:eastAsiaTheme="minorEastAsia" w:hAnsi="Times New Roman" w:cs="Times New Roman"/>
        </w:rPr>
      </w:pPr>
      <w:r>
        <w:rPr>
          <w:rFonts w:ascii="Times New Roman" w:eastAsiaTheme="minorEastAsia" w:hAnsi="Times New Roman" w:cs="Times New Roman"/>
          <w:noProof/>
          <w:lang w:eastAsia="en-GB"/>
        </w:rPr>
        <w:drawing>
          <wp:inline distT="0" distB="0" distL="0" distR="0" wp14:anchorId="1FF8CA2B" wp14:editId="3DFA4179">
            <wp:extent cx="5228254" cy="10116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39331" cy="1033141"/>
                    </a:xfrm>
                    <a:prstGeom prst="rect">
                      <a:avLst/>
                    </a:prstGeom>
                    <a:noFill/>
                  </pic:spPr>
                </pic:pic>
              </a:graphicData>
            </a:graphic>
          </wp:inline>
        </w:drawing>
      </w:r>
    </w:p>
    <w:p w14:paraId="4100FDD3" w14:textId="5834E528" w:rsidR="00A95DC0" w:rsidRDefault="00A95DC0" w:rsidP="007B5ACC">
      <w:pPr>
        <w:autoSpaceDE w:val="0"/>
        <w:autoSpaceDN w:val="0"/>
        <w:adjustRightInd w:val="0"/>
        <w:spacing w:line="360" w:lineRule="auto"/>
        <w:jc w:val="both"/>
        <w:rPr>
          <w:rFonts w:ascii="Times New Roman" w:eastAsiaTheme="minorEastAsia" w:hAnsi="Times New Roman" w:cs="Times New Roman"/>
        </w:rPr>
      </w:pPr>
    </w:p>
    <w:p w14:paraId="244F02D2" w14:textId="4EB49BE8" w:rsidR="003918D9" w:rsidRDefault="00A95DC0" w:rsidP="003918D9">
      <w:pPr>
        <w:autoSpaceDE w:val="0"/>
        <w:autoSpaceDN w:val="0"/>
        <w:adjustRightInd w:val="0"/>
        <w:spacing w:line="360" w:lineRule="auto"/>
        <w:jc w:val="both"/>
        <w:rPr>
          <w:rFonts w:ascii="Times New Roman" w:eastAsiaTheme="minorEastAsia" w:hAnsi="Times New Roman" w:cs="Times New Roman"/>
        </w:rPr>
      </w:pPr>
      <w:r>
        <w:rPr>
          <w:rFonts w:ascii="Times New Roman" w:eastAsiaTheme="minorEastAsia" w:hAnsi="Times New Roman" w:cs="Times New Roman"/>
          <w:noProof/>
          <w:lang w:eastAsia="en-GB"/>
        </w:rPr>
        <w:drawing>
          <wp:inline distT="0" distB="0" distL="0" distR="0" wp14:anchorId="69411309" wp14:editId="2CF1938B">
            <wp:extent cx="5325469" cy="11034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40645" cy="1127323"/>
                    </a:xfrm>
                    <a:prstGeom prst="rect">
                      <a:avLst/>
                    </a:prstGeom>
                    <a:noFill/>
                  </pic:spPr>
                </pic:pic>
              </a:graphicData>
            </a:graphic>
          </wp:inline>
        </w:drawing>
      </w:r>
    </w:p>
    <w:p w14:paraId="4532635D" w14:textId="047AFBE8" w:rsidR="00A95DC0" w:rsidRDefault="00A95DC0" w:rsidP="00A95DC0">
      <w:pPr>
        <w:autoSpaceDE w:val="0"/>
        <w:autoSpaceDN w:val="0"/>
        <w:adjustRightInd w:val="0"/>
        <w:spacing w:line="360" w:lineRule="auto"/>
        <w:jc w:val="center"/>
        <w:rPr>
          <w:rFonts w:ascii="Times New Roman" w:eastAsiaTheme="minorEastAsia" w:hAnsi="Times New Roman" w:cs="Times New Roman"/>
        </w:rPr>
      </w:pPr>
      <w:commentRangeStart w:id="233"/>
      <w:r>
        <w:rPr>
          <w:rFonts w:ascii="Times New Roman" w:eastAsiaTheme="minorEastAsia" w:hAnsi="Times New Roman" w:cs="Times New Roman"/>
        </w:rPr>
        <w:t xml:space="preserve">Figure </w:t>
      </w:r>
      <w:r w:rsidR="00B01822">
        <w:rPr>
          <w:rFonts w:ascii="Times New Roman" w:eastAsiaTheme="minorEastAsia" w:hAnsi="Times New Roman" w:cs="Times New Roman"/>
        </w:rPr>
        <w:t>7</w:t>
      </w:r>
      <w:r>
        <w:rPr>
          <w:rFonts w:ascii="Times New Roman" w:eastAsiaTheme="minorEastAsia" w:hAnsi="Times New Roman" w:cs="Times New Roman"/>
        </w:rPr>
        <w:t>-</w:t>
      </w:r>
      <w:r w:rsidR="00B01822">
        <w:rPr>
          <w:rFonts w:ascii="Times New Roman" w:eastAsiaTheme="minorEastAsia" w:hAnsi="Times New Roman" w:cs="Times New Roman"/>
        </w:rPr>
        <w:t>6</w:t>
      </w:r>
      <w:commentRangeEnd w:id="233"/>
      <w:r w:rsidR="00E15E7B">
        <w:rPr>
          <w:rStyle w:val="CommentReference"/>
        </w:rPr>
        <w:commentReference w:id="233"/>
      </w:r>
      <w:r>
        <w:rPr>
          <w:rFonts w:ascii="Times New Roman" w:eastAsiaTheme="minorEastAsia" w:hAnsi="Times New Roman" w:cs="Times New Roman"/>
        </w:rPr>
        <w:t xml:space="preserve"> From top-to-bottom finite element models, straight weave with no weft crossover, the worst performing textile and the best perfo</w:t>
      </w:r>
      <w:r w:rsidR="00A42558">
        <w:rPr>
          <w:rFonts w:ascii="Times New Roman" w:eastAsiaTheme="minorEastAsia" w:hAnsi="Times New Roman" w:cs="Times New Roman"/>
        </w:rPr>
        <w:t>r</w:t>
      </w:r>
      <w:r>
        <w:rPr>
          <w:rFonts w:ascii="Times New Roman" w:eastAsiaTheme="minorEastAsia" w:hAnsi="Times New Roman" w:cs="Times New Roman"/>
        </w:rPr>
        <w:t>ming. Each model has the failed elements at displac</w:t>
      </w:r>
      <w:r w:rsidR="00A42558">
        <w:rPr>
          <w:rFonts w:ascii="Times New Roman" w:eastAsiaTheme="minorEastAsia" w:hAnsi="Times New Roman" w:cs="Times New Roman"/>
        </w:rPr>
        <w:t>e</w:t>
      </w:r>
      <w:r>
        <w:rPr>
          <w:rFonts w:ascii="Times New Roman" w:eastAsiaTheme="minorEastAsia" w:hAnsi="Times New Roman" w:cs="Times New Roman"/>
        </w:rPr>
        <w:t>ments 0.1, 0.2, 0.3 and 0.4mm respectively.</w:t>
      </w:r>
    </w:p>
    <w:p w14:paraId="0472F192" w14:textId="6B3C77C0" w:rsidR="00A95DC0" w:rsidRDefault="00A95DC0" w:rsidP="00A95DC0">
      <w:pPr>
        <w:autoSpaceDE w:val="0"/>
        <w:autoSpaceDN w:val="0"/>
        <w:adjustRightInd w:val="0"/>
        <w:spacing w:line="360" w:lineRule="auto"/>
        <w:jc w:val="center"/>
        <w:rPr>
          <w:rFonts w:ascii="Times New Roman" w:eastAsiaTheme="minorEastAsia" w:hAnsi="Times New Roman" w:cs="Times New Roman"/>
        </w:rPr>
      </w:pPr>
    </w:p>
    <w:p w14:paraId="09CAE469" w14:textId="4E989518" w:rsidR="00C84351" w:rsidRDefault="00C84351" w:rsidP="00C84351">
      <w:pPr>
        <w:autoSpaceDE w:val="0"/>
        <w:autoSpaceDN w:val="0"/>
        <w:adjustRightInd w:val="0"/>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Determining the exact point of failure when initial failure can be said to have occurred </w:t>
      </w:r>
      <w:del w:id="234" w:author="George Spackman" w:date="2022-03-25T21:17:00Z">
        <w:r w:rsidDel="002F5EA2">
          <w:rPr>
            <w:rFonts w:ascii="Times New Roman" w:eastAsiaTheme="minorEastAsia" w:hAnsi="Times New Roman" w:cs="Times New Roman"/>
          </w:rPr>
          <w:delText xml:space="preserve">is </w:delText>
        </w:r>
        <w:commentRangeStart w:id="235"/>
        <w:r w:rsidR="0014794F" w:rsidDel="002F5EA2">
          <w:rPr>
            <w:rFonts w:ascii="Times New Roman" w:eastAsiaTheme="minorEastAsia" w:hAnsi="Times New Roman" w:cs="Times New Roman"/>
          </w:rPr>
          <w:delText>difficult</w:delText>
        </w:r>
        <w:commentRangeEnd w:id="235"/>
        <w:r w:rsidR="003D7AF5" w:rsidDel="002F5EA2">
          <w:rPr>
            <w:rStyle w:val="CommentReference"/>
          </w:rPr>
          <w:commentReference w:id="235"/>
        </w:r>
        <w:r w:rsidR="00E35A97" w:rsidDel="002F5EA2">
          <w:rPr>
            <w:rFonts w:ascii="Times New Roman" w:eastAsiaTheme="minorEastAsia" w:hAnsi="Times New Roman" w:cs="Times New Roman"/>
          </w:rPr>
          <w:delText xml:space="preserve"> as </w:delText>
        </w:r>
      </w:del>
      <w:r w:rsidR="00E35A97">
        <w:rPr>
          <w:rFonts w:ascii="Times New Roman" w:eastAsiaTheme="minorEastAsia" w:hAnsi="Times New Roman" w:cs="Times New Roman"/>
        </w:rPr>
        <w:t>discussed in Chapter 6</w:t>
      </w:r>
      <w:r w:rsidR="0014794F">
        <w:rPr>
          <w:rFonts w:ascii="Times New Roman" w:eastAsiaTheme="minorEastAsia" w:hAnsi="Times New Roman" w:cs="Times New Roman"/>
        </w:rPr>
        <w:t xml:space="preserve">. The numbers of elements failed plotted against the increment time are shown in figure </w:t>
      </w:r>
      <w:r w:rsidR="00B01822">
        <w:rPr>
          <w:rFonts w:ascii="Times New Roman" w:eastAsiaTheme="minorEastAsia" w:hAnsi="Times New Roman" w:cs="Times New Roman"/>
        </w:rPr>
        <w:t>7</w:t>
      </w:r>
      <w:r w:rsidR="0014794F">
        <w:rPr>
          <w:rFonts w:ascii="Times New Roman" w:eastAsiaTheme="minorEastAsia" w:hAnsi="Times New Roman" w:cs="Times New Roman"/>
        </w:rPr>
        <w:t>-</w:t>
      </w:r>
      <w:r w:rsidR="00B01822">
        <w:rPr>
          <w:rFonts w:ascii="Times New Roman" w:eastAsiaTheme="minorEastAsia" w:hAnsi="Times New Roman" w:cs="Times New Roman"/>
        </w:rPr>
        <w:t>7</w:t>
      </w:r>
      <w:r w:rsidR="0014794F">
        <w:rPr>
          <w:rFonts w:ascii="Times New Roman" w:eastAsiaTheme="minorEastAsia" w:hAnsi="Times New Roman" w:cs="Times New Roman"/>
        </w:rPr>
        <w:t xml:space="preserve">. The measure of initial failure was set to 2% of the global element number. </w:t>
      </w:r>
      <w:r w:rsidR="00CA0841">
        <w:rPr>
          <w:rFonts w:ascii="Times New Roman" w:eastAsiaTheme="minorEastAsia" w:hAnsi="Times New Roman" w:cs="Times New Roman"/>
        </w:rPr>
        <w:t xml:space="preserve">For the </w:t>
      </w:r>
      <w:r w:rsidR="00165744">
        <w:rPr>
          <w:rFonts w:ascii="Times New Roman" w:eastAsiaTheme="minorEastAsia" w:hAnsi="Times New Roman" w:cs="Times New Roman"/>
        </w:rPr>
        <w:t xml:space="preserve">straight model, the models at different displacements are overlaid on the number of element graph shown. </w:t>
      </w:r>
    </w:p>
    <w:p w14:paraId="41C91724" w14:textId="5A89A9F3" w:rsidR="00A95DC0" w:rsidRDefault="00A95DC0" w:rsidP="00A95DC0">
      <w:pPr>
        <w:autoSpaceDE w:val="0"/>
        <w:autoSpaceDN w:val="0"/>
        <w:adjustRightInd w:val="0"/>
        <w:spacing w:line="360" w:lineRule="auto"/>
        <w:jc w:val="center"/>
        <w:rPr>
          <w:rFonts w:ascii="Times New Roman" w:eastAsiaTheme="minorEastAsia" w:hAnsi="Times New Roman" w:cs="Times New Roman"/>
        </w:rPr>
      </w:pPr>
    </w:p>
    <w:p w14:paraId="6E49C25D" w14:textId="556BA725" w:rsidR="00A95DC0" w:rsidRDefault="00A95DC0" w:rsidP="00994E75">
      <w:pPr>
        <w:autoSpaceDE w:val="0"/>
        <w:autoSpaceDN w:val="0"/>
        <w:adjustRightInd w:val="0"/>
        <w:spacing w:line="360" w:lineRule="auto"/>
        <w:rPr>
          <w:rFonts w:ascii="Times New Roman" w:eastAsiaTheme="minorEastAsia" w:hAnsi="Times New Roman" w:cs="Times New Roman"/>
        </w:rPr>
      </w:pPr>
      <w:commentRangeStart w:id="236"/>
      <w:commentRangeEnd w:id="236"/>
      <w:r>
        <w:rPr>
          <w:rStyle w:val="CommentReference"/>
        </w:rPr>
        <w:commentReference w:id="236"/>
      </w:r>
      <w:commentRangeStart w:id="237"/>
      <w:commentRangeStart w:id="238"/>
      <w:commentRangeStart w:id="239"/>
      <w:r w:rsidR="00994E75">
        <w:rPr>
          <w:rFonts w:ascii="Times New Roman" w:eastAsiaTheme="minorEastAsia" w:hAnsi="Times New Roman" w:cs="Times New Roman"/>
          <w:noProof/>
          <w:lang w:eastAsia="en-GB"/>
        </w:rPr>
        <w:drawing>
          <wp:inline distT="0" distB="0" distL="0" distR="0" wp14:anchorId="39748473" wp14:editId="5BFD34EE">
            <wp:extent cx="5450277" cy="305355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69168" cy="3064143"/>
                    </a:xfrm>
                    <a:prstGeom prst="rect">
                      <a:avLst/>
                    </a:prstGeom>
                    <a:noFill/>
                  </pic:spPr>
                </pic:pic>
              </a:graphicData>
            </a:graphic>
          </wp:inline>
        </w:drawing>
      </w:r>
      <w:commentRangeEnd w:id="237"/>
      <w:commentRangeEnd w:id="238"/>
      <w:commentRangeEnd w:id="239"/>
      <w:r w:rsidR="00B92EFC">
        <w:rPr>
          <w:rStyle w:val="CommentReference"/>
        </w:rPr>
        <w:commentReference w:id="237"/>
      </w:r>
      <w:r w:rsidR="002E7B4F">
        <w:rPr>
          <w:rStyle w:val="CommentReference"/>
        </w:rPr>
        <w:commentReference w:id="238"/>
      </w:r>
      <w:r w:rsidR="002F5EA2">
        <w:rPr>
          <w:rStyle w:val="CommentReference"/>
        </w:rPr>
        <w:commentReference w:id="239"/>
      </w:r>
    </w:p>
    <w:p w14:paraId="3B08B1B8" w14:textId="5A3ECE3C" w:rsidR="00A95DC0" w:rsidRDefault="00A95DC0" w:rsidP="00A95DC0">
      <w:pPr>
        <w:autoSpaceDE w:val="0"/>
        <w:autoSpaceDN w:val="0"/>
        <w:adjustRightInd w:val="0"/>
        <w:spacing w:line="360" w:lineRule="auto"/>
        <w:jc w:val="center"/>
        <w:rPr>
          <w:rFonts w:ascii="Times New Roman" w:eastAsiaTheme="minorEastAsia" w:hAnsi="Times New Roman" w:cs="Times New Roman"/>
        </w:rPr>
      </w:pPr>
      <w:r>
        <w:rPr>
          <w:rFonts w:ascii="Times New Roman" w:eastAsiaTheme="minorEastAsia" w:hAnsi="Times New Roman" w:cs="Times New Roman"/>
        </w:rPr>
        <w:t xml:space="preserve">Figure </w:t>
      </w:r>
      <w:r w:rsidR="00B01822">
        <w:rPr>
          <w:rFonts w:ascii="Times New Roman" w:eastAsiaTheme="minorEastAsia" w:hAnsi="Times New Roman" w:cs="Times New Roman"/>
        </w:rPr>
        <w:t>7</w:t>
      </w:r>
      <w:r>
        <w:rPr>
          <w:rFonts w:ascii="Times New Roman" w:eastAsiaTheme="minorEastAsia" w:hAnsi="Times New Roman" w:cs="Times New Roman"/>
        </w:rPr>
        <w:t>-</w:t>
      </w:r>
      <w:r w:rsidR="00B01822">
        <w:rPr>
          <w:rFonts w:ascii="Times New Roman" w:eastAsiaTheme="minorEastAsia" w:hAnsi="Times New Roman" w:cs="Times New Roman"/>
        </w:rPr>
        <w:t>7</w:t>
      </w:r>
      <w:r>
        <w:rPr>
          <w:rFonts w:ascii="Times New Roman" w:eastAsiaTheme="minorEastAsia" w:hAnsi="Times New Roman" w:cs="Times New Roman"/>
        </w:rPr>
        <w:t xml:space="preserve"> Graph of number of failed elements against increment time.</w:t>
      </w:r>
      <w:r w:rsidR="00994E75">
        <w:rPr>
          <w:rFonts w:ascii="Times New Roman" w:eastAsiaTheme="minorEastAsia" w:hAnsi="Times New Roman" w:cs="Times New Roman"/>
        </w:rPr>
        <w:t xml:space="preserve"> The locations of element failure for the orthogonal (straight) graph are shown at 0.1, 0.2, 0.3 and 0.4mm. The horizontal dashed line shows the approximate 2% of element number line.</w:t>
      </w:r>
    </w:p>
    <w:p w14:paraId="19CF5846" w14:textId="427A3066" w:rsidR="00134B76" w:rsidRDefault="00134B76" w:rsidP="00A95DC0">
      <w:pPr>
        <w:autoSpaceDE w:val="0"/>
        <w:autoSpaceDN w:val="0"/>
        <w:adjustRightInd w:val="0"/>
        <w:spacing w:line="360" w:lineRule="auto"/>
        <w:jc w:val="center"/>
        <w:rPr>
          <w:rFonts w:ascii="Times New Roman" w:eastAsiaTheme="minorEastAsia" w:hAnsi="Times New Roman" w:cs="Times New Roman"/>
        </w:rPr>
      </w:pPr>
    </w:p>
    <w:p w14:paraId="00742F7E" w14:textId="3391B240" w:rsidR="009A48C8" w:rsidRDefault="009A48C8" w:rsidP="00134B76">
      <w:pPr>
        <w:autoSpaceDE w:val="0"/>
        <w:autoSpaceDN w:val="0"/>
        <w:adjustRightInd w:val="0"/>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The graphs plotted above were </w:t>
      </w:r>
      <w:ins w:id="240" w:author="Louise Brown (staff)" w:date="2022-03-25T20:50:00Z">
        <w:r w:rsidR="00EF7CD1">
          <w:rPr>
            <w:rFonts w:ascii="Times New Roman" w:eastAsiaTheme="minorEastAsia" w:hAnsi="Times New Roman" w:cs="Times New Roman"/>
          </w:rPr>
          <w:t>created by</w:t>
        </w:r>
      </w:ins>
      <w:del w:id="241" w:author="Louise Brown (staff)" w:date="2022-03-25T20:50:00Z">
        <w:r>
          <w:rPr>
            <w:rFonts w:ascii="Times New Roman" w:eastAsiaTheme="minorEastAsia" w:hAnsi="Times New Roman" w:cs="Times New Roman"/>
          </w:rPr>
          <w:delText>from</w:delText>
        </w:r>
      </w:del>
      <w:r>
        <w:rPr>
          <w:rFonts w:ascii="Times New Roman" w:eastAsiaTheme="minorEastAsia" w:hAnsi="Times New Roman" w:cs="Times New Roman"/>
        </w:rPr>
        <w:t xml:space="preserve"> querying the stresses in the results file at every frame which </w:t>
      </w:r>
      <w:ins w:id="242" w:author="Louise Brown (staff)" w:date="2022-03-25T20:50:00Z">
        <w:r w:rsidR="00EF7CD1">
          <w:rPr>
            <w:rFonts w:ascii="Times New Roman" w:eastAsiaTheme="minorEastAsia" w:hAnsi="Times New Roman" w:cs="Times New Roman"/>
          </w:rPr>
          <w:t>causes</w:t>
        </w:r>
      </w:ins>
      <w:del w:id="243" w:author="Louise Brown (staff)" w:date="2022-03-25T20:50:00Z">
        <w:r>
          <w:rPr>
            <w:rFonts w:ascii="Times New Roman" w:eastAsiaTheme="minorEastAsia" w:hAnsi="Times New Roman" w:cs="Times New Roman"/>
          </w:rPr>
          <w:delText>is why</w:delText>
        </w:r>
      </w:del>
      <w:r>
        <w:rPr>
          <w:rFonts w:ascii="Times New Roman" w:eastAsiaTheme="minorEastAsia" w:hAnsi="Times New Roman" w:cs="Times New Roman"/>
        </w:rPr>
        <w:t xml:space="preserve"> </w:t>
      </w:r>
      <w:commentRangeStart w:id="244"/>
      <w:r>
        <w:rPr>
          <w:rFonts w:ascii="Times New Roman" w:eastAsiaTheme="minorEastAsia" w:hAnsi="Times New Roman" w:cs="Times New Roman"/>
        </w:rPr>
        <w:t>the number of failed elements</w:t>
      </w:r>
      <w:ins w:id="245" w:author="George Spackman" w:date="2022-03-25T21:14:00Z">
        <w:r w:rsidR="003229F1">
          <w:rPr>
            <w:rFonts w:ascii="Times New Roman" w:eastAsiaTheme="minorEastAsia" w:hAnsi="Times New Roman" w:cs="Times New Roman"/>
          </w:rPr>
          <w:t xml:space="preserve"> </w:t>
        </w:r>
      </w:ins>
      <w:del w:id="246" w:author="George Spackman" w:date="2022-03-25T21:13:00Z">
        <w:r w:rsidDel="003229F1">
          <w:rPr>
            <w:rFonts w:ascii="Times New Roman" w:eastAsiaTheme="minorEastAsia" w:hAnsi="Times New Roman" w:cs="Times New Roman"/>
          </w:rPr>
          <w:delText xml:space="preserve"> </w:delText>
        </w:r>
      </w:del>
      <w:commentRangeStart w:id="247"/>
      <w:ins w:id="248" w:author="Thomas Turner (staff)" w:date="2022-03-25T20:50:00Z">
        <w:del w:id="249" w:author="George Spackman" w:date="2022-03-25T21:13:00Z">
          <w:r w:rsidDel="003229F1">
            <w:rPr>
              <w:rFonts w:ascii="Times New Roman" w:eastAsiaTheme="minorEastAsia" w:hAnsi="Times New Roman" w:cs="Times New Roman"/>
            </w:rPr>
            <w:delText>seems</w:delText>
          </w:r>
          <w:commentRangeEnd w:id="247"/>
          <w:r w:rsidR="00160CB0" w:rsidDel="003229F1">
            <w:rPr>
              <w:rStyle w:val="CommentReference"/>
            </w:rPr>
            <w:commentReference w:id="247"/>
          </w:r>
          <w:r w:rsidDel="003229F1">
            <w:rPr>
              <w:rFonts w:ascii="Times New Roman" w:eastAsiaTheme="minorEastAsia" w:hAnsi="Times New Roman" w:cs="Times New Roman"/>
            </w:rPr>
            <w:delText xml:space="preserve"> </w:delText>
          </w:r>
        </w:del>
      </w:ins>
      <w:del w:id="250" w:author="George Spackman" w:date="2022-03-25T21:13:00Z">
        <w:r w:rsidDel="003229F1">
          <w:rPr>
            <w:rFonts w:ascii="Times New Roman" w:eastAsiaTheme="minorEastAsia" w:hAnsi="Times New Roman" w:cs="Times New Roman"/>
          </w:rPr>
          <w:delText xml:space="preserve">to </w:delText>
        </w:r>
      </w:del>
      <w:r>
        <w:rPr>
          <w:rFonts w:ascii="Times New Roman" w:eastAsiaTheme="minorEastAsia" w:hAnsi="Times New Roman" w:cs="Times New Roman"/>
        </w:rPr>
        <w:t>fluctuate</w:t>
      </w:r>
      <w:ins w:id="251" w:author="George Spackman" w:date="2022-03-25T21:13:00Z">
        <w:r w:rsidR="003229F1">
          <w:rPr>
            <w:rFonts w:ascii="Times New Roman" w:eastAsiaTheme="minorEastAsia" w:hAnsi="Times New Roman" w:cs="Times New Roman"/>
          </w:rPr>
          <w:t>s</w:t>
        </w:r>
      </w:ins>
      <w:r>
        <w:rPr>
          <w:rFonts w:ascii="Times New Roman" w:eastAsiaTheme="minorEastAsia" w:hAnsi="Times New Roman" w:cs="Times New Roman"/>
        </w:rPr>
        <w:t xml:space="preserve"> near the top end</w:t>
      </w:r>
      <w:ins w:id="252" w:author="George Spackman" w:date="2022-03-25T21:12:00Z">
        <w:r w:rsidR="003229F1">
          <w:rPr>
            <w:rFonts w:ascii="Times New Roman" w:eastAsiaTheme="minorEastAsia" w:hAnsi="Times New Roman" w:cs="Times New Roman"/>
          </w:rPr>
          <w:t xml:space="preserve">, reflecting the oscillations </w:t>
        </w:r>
      </w:ins>
      <w:ins w:id="253" w:author="George Spackman" w:date="2022-03-25T21:13:00Z">
        <w:r w:rsidR="003229F1">
          <w:rPr>
            <w:rFonts w:ascii="Times New Roman" w:eastAsiaTheme="minorEastAsia" w:hAnsi="Times New Roman" w:cs="Times New Roman"/>
          </w:rPr>
          <w:t>in the force-displacement behaviour which appear due to the use of the explicit solver</w:t>
        </w:r>
      </w:ins>
      <w:r>
        <w:rPr>
          <w:rFonts w:ascii="Times New Roman" w:eastAsiaTheme="minorEastAsia" w:hAnsi="Times New Roman" w:cs="Times New Roman"/>
        </w:rPr>
        <w:t xml:space="preserve">. </w:t>
      </w:r>
      <w:commentRangeEnd w:id="244"/>
      <w:r w:rsidR="00FD1263">
        <w:rPr>
          <w:rStyle w:val="CommentReference"/>
        </w:rPr>
        <w:commentReference w:id="244"/>
      </w:r>
    </w:p>
    <w:p w14:paraId="57E45912" w14:textId="77777777" w:rsidR="009A48C8" w:rsidRDefault="009A48C8" w:rsidP="00134B76">
      <w:pPr>
        <w:autoSpaceDE w:val="0"/>
        <w:autoSpaceDN w:val="0"/>
        <w:adjustRightInd w:val="0"/>
        <w:spacing w:line="360" w:lineRule="auto"/>
        <w:jc w:val="both"/>
        <w:rPr>
          <w:rFonts w:ascii="Times New Roman" w:eastAsiaTheme="minorEastAsia" w:hAnsi="Times New Roman" w:cs="Times New Roman"/>
        </w:rPr>
      </w:pPr>
    </w:p>
    <w:p w14:paraId="157A1799" w14:textId="479D29D1" w:rsidR="00E35A97" w:rsidRDefault="00134B76" w:rsidP="00134B76">
      <w:pPr>
        <w:autoSpaceDE w:val="0"/>
        <w:autoSpaceDN w:val="0"/>
        <w:adjustRightInd w:val="0"/>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The </w:t>
      </w:r>
      <w:r w:rsidR="00D575A8">
        <w:rPr>
          <w:rFonts w:ascii="Times New Roman" w:eastAsiaTheme="minorEastAsia" w:hAnsi="Times New Roman" w:cs="Times New Roman"/>
        </w:rPr>
        <w:t>number of failed</w:t>
      </w:r>
      <w:r>
        <w:rPr>
          <w:rFonts w:ascii="Times New Roman" w:eastAsiaTheme="minorEastAsia" w:hAnsi="Times New Roman" w:cs="Times New Roman"/>
        </w:rPr>
        <w:t xml:space="preserve"> </w:t>
      </w:r>
      <w:ins w:id="254" w:author="Louise Brown (staff)" w:date="2022-03-25T20:50:00Z">
        <w:r w:rsidR="00EF7CD1">
          <w:rPr>
            <w:rFonts w:ascii="Times New Roman" w:eastAsiaTheme="minorEastAsia" w:hAnsi="Times New Roman" w:cs="Times New Roman"/>
          </w:rPr>
          <w:t>elements</w:t>
        </w:r>
        <w:r>
          <w:rPr>
            <w:rFonts w:ascii="Times New Roman" w:eastAsiaTheme="minorEastAsia" w:hAnsi="Times New Roman" w:cs="Times New Roman"/>
          </w:rPr>
          <w:t xml:space="preserve"> </w:t>
        </w:r>
      </w:ins>
      <w:commentRangeStart w:id="255"/>
      <w:r>
        <w:rPr>
          <w:rFonts w:ascii="Times New Roman" w:eastAsiaTheme="minorEastAsia" w:hAnsi="Times New Roman" w:cs="Times New Roman"/>
        </w:rPr>
        <w:t>reaches</w:t>
      </w:r>
      <w:commentRangeEnd w:id="255"/>
      <w:r w:rsidR="00FD1263">
        <w:rPr>
          <w:rStyle w:val="CommentReference"/>
        </w:rPr>
        <w:commentReference w:id="255"/>
      </w:r>
      <w:r>
        <w:rPr>
          <w:rFonts w:ascii="Times New Roman" w:eastAsiaTheme="minorEastAsia" w:hAnsi="Times New Roman" w:cs="Times New Roman"/>
        </w:rPr>
        <w:t xml:space="preserve"> the 2% </w:t>
      </w:r>
      <w:r w:rsidR="00D575A8">
        <w:rPr>
          <w:rFonts w:ascii="Times New Roman" w:eastAsiaTheme="minorEastAsia" w:hAnsi="Times New Roman" w:cs="Times New Roman"/>
        </w:rPr>
        <w:t xml:space="preserve">initial failure </w:t>
      </w:r>
      <w:r>
        <w:rPr>
          <w:rFonts w:ascii="Times New Roman" w:eastAsiaTheme="minorEastAsia" w:hAnsi="Times New Roman" w:cs="Times New Roman"/>
        </w:rPr>
        <w:t xml:space="preserve">threshold for the straight T-Joint model at </w:t>
      </w:r>
      <w:r w:rsidR="00D575A8">
        <w:rPr>
          <w:rFonts w:ascii="Times New Roman" w:eastAsiaTheme="minorEastAsia" w:hAnsi="Times New Roman" w:cs="Times New Roman"/>
        </w:rPr>
        <w:t>0.2mm.</w:t>
      </w:r>
      <w:ins w:id="256" w:author="George Spackman" w:date="2022-03-25T21:15:00Z">
        <w:r w:rsidR="003229F1">
          <w:rPr>
            <w:rFonts w:ascii="Times New Roman" w:eastAsiaTheme="minorEastAsia" w:hAnsi="Times New Roman" w:cs="Times New Roman"/>
          </w:rPr>
          <w:t xml:space="preserve"> The </w:t>
        </w:r>
      </w:ins>
      <w:ins w:id="257" w:author="George Spackman" w:date="2022-03-25T21:16:00Z">
        <w:r w:rsidR="002F5EA2">
          <w:rPr>
            <w:rFonts w:ascii="Times New Roman" w:eastAsiaTheme="minorEastAsia" w:hAnsi="Times New Roman" w:cs="Times New Roman"/>
          </w:rPr>
          <w:t>graphs</w:t>
        </w:r>
      </w:ins>
      <w:r w:rsidR="00D575A8">
        <w:rPr>
          <w:rFonts w:ascii="Times New Roman" w:eastAsiaTheme="minorEastAsia" w:hAnsi="Times New Roman" w:cs="Times New Roman"/>
        </w:rPr>
        <w:t xml:space="preserve"> </w:t>
      </w:r>
      <w:ins w:id="258" w:author="George Spackman" w:date="2022-03-25T21:16:00Z">
        <w:r w:rsidR="002F5EA2">
          <w:rPr>
            <w:rFonts w:ascii="Times New Roman" w:eastAsiaTheme="minorEastAsia" w:hAnsi="Times New Roman" w:cs="Times New Roman"/>
          </w:rPr>
          <w:t>f</w:t>
        </w:r>
      </w:ins>
      <w:commentRangeStart w:id="259"/>
      <w:del w:id="260" w:author="George Spackman" w:date="2022-03-25T21:16:00Z">
        <w:r w:rsidR="00D575A8" w:rsidDel="002F5EA2">
          <w:rPr>
            <w:rFonts w:ascii="Times New Roman" w:eastAsiaTheme="minorEastAsia" w:hAnsi="Times New Roman" w:cs="Times New Roman"/>
          </w:rPr>
          <w:delText>F</w:delText>
        </w:r>
      </w:del>
      <w:r w:rsidR="00D575A8">
        <w:rPr>
          <w:rFonts w:ascii="Times New Roman" w:eastAsiaTheme="minorEastAsia" w:hAnsi="Times New Roman" w:cs="Times New Roman"/>
        </w:rPr>
        <w:t>or the</w:t>
      </w:r>
      <w:r w:rsidR="00E35A97">
        <w:rPr>
          <w:rFonts w:ascii="Times New Roman" w:eastAsiaTheme="minorEastAsia" w:hAnsi="Times New Roman" w:cs="Times New Roman"/>
        </w:rPr>
        <w:t xml:space="preserve"> best and</w:t>
      </w:r>
      <w:r w:rsidR="00D575A8">
        <w:rPr>
          <w:rFonts w:ascii="Times New Roman" w:eastAsiaTheme="minorEastAsia" w:hAnsi="Times New Roman" w:cs="Times New Roman"/>
        </w:rPr>
        <w:t xml:space="preserve"> worst model</w:t>
      </w:r>
      <w:r w:rsidR="00E35A97">
        <w:rPr>
          <w:rFonts w:ascii="Times New Roman" w:eastAsiaTheme="minorEastAsia" w:hAnsi="Times New Roman" w:cs="Times New Roman"/>
        </w:rPr>
        <w:t xml:space="preserve">s </w:t>
      </w:r>
      <w:ins w:id="261" w:author="George Spackman" w:date="2022-03-25T21:16:00Z">
        <w:r w:rsidR="002F5EA2">
          <w:rPr>
            <w:rFonts w:ascii="Times New Roman" w:eastAsiaTheme="minorEastAsia" w:hAnsi="Times New Roman" w:cs="Times New Roman"/>
          </w:rPr>
          <w:t xml:space="preserve">are in </w:t>
        </w:r>
      </w:ins>
      <w:del w:id="262" w:author="George Spackman" w:date="2022-03-25T21:14:00Z">
        <w:r w:rsidR="009E11EB" w:rsidDel="003229F1">
          <w:rPr>
            <w:rFonts w:ascii="Times New Roman" w:eastAsiaTheme="minorEastAsia" w:hAnsi="Times New Roman" w:cs="Times New Roman"/>
          </w:rPr>
          <w:delText>(</w:delText>
        </w:r>
      </w:del>
      <w:del w:id="263" w:author="George Spackman" w:date="2022-03-25T21:16:00Z">
        <w:r w:rsidR="00E35A97" w:rsidDel="002F5EA2">
          <w:rPr>
            <w:rFonts w:ascii="Times New Roman" w:eastAsiaTheme="minorEastAsia" w:hAnsi="Times New Roman" w:cs="Times New Roman"/>
          </w:rPr>
          <w:delText>see</w:delText>
        </w:r>
      </w:del>
      <w:r w:rsidR="00E35A97">
        <w:rPr>
          <w:rFonts w:ascii="Times New Roman" w:eastAsiaTheme="minorEastAsia" w:hAnsi="Times New Roman" w:cs="Times New Roman"/>
        </w:rPr>
        <w:t xml:space="preserve"> figure </w:t>
      </w:r>
      <w:r w:rsidR="00B01822">
        <w:rPr>
          <w:rFonts w:ascii="Times New Roman" w:eastAsiaTheme="minorEastAsia" w:hAnsi="Times New Roman" w:cs="Times New Roman"/>
        </w:rPr>
        <w:t>7-7</w:t>
      </w:r>
      <w:del w:id="264" w:author="George Spackman" w:date="2022-03-25T21:14:00Z">
        <w:r w:rsidR="009E11EB" w:rsidDel="003229F1">
          <w:rPr>
            <w:rFonts w:ascii="Times New Roman" w:eastAsiaTheme="minorEastAsia" w:hAnsi="Times New Roman" w:cs="Times New Roman"/>
          </w:rPr>
          <w:delText>)</w:delText>
        </w:r>
      </w:del>
      <w:r w:rsidR="00EC6916">
        <w:rPr>
          <w:rFonts w:ascii="Times New Roman" w:eastAsiaTheme="minorEastAsia" w:hAnsi="Times New Roman" w:cs="Times New Roman"/>
        </w:rPr>
        <w:t>.</w:t>
      </w:r>
      <w:r w:rsidR="00E35A97">
        <w:rPr>
          <w:rFonts w:ascii="Times New Roman" w:eastAsiaTheme="minorEastAsia" w:hAnsi="Times New Roman" w:cs="Times New Roman"/>
        </w:rPr>
        <w:t xml:space="preserve"> </w:t>
      </w:r>
      <w:commentRangeEnd w:id="259"/>
      <w:r w:rsidR="00FD1263">
        <w:rPr>
          <w:rStyle w:val="CommentReference"/>
        </w:rPr>
        <w:commentReference w:id="259"/>
      </w:r>
      <w:r w:rsidR="00E35A97">
        <w:rPr>
          <w:rFonts w:ascii="Times New Roman" w:eastAsiaTheme="minorEastAsia" w:hAnsi="Times New Roman" w:cs="Times New Roman"/>
        </w:rPr>
        <w:t>The best model</w:t>
      </w:r>
      <w:r w:rsidR="00BB086C">
        <w:rPr>
          <w:rFonts w:ascii="Times New Roman" w:eastAsiaTheme="minorEastAsia" w:hAnsi="Times New Roman" w:cs="Times New Roman"/>
        </w:rPr>
        <w:t xml:space="preserve"> has a displacement of 0.26mm at initial failure while the worst model has a displacement of 0.24mm.</w:t>
      </w:r>
    </w:p>
    <w:p w14:paraId="69FCDA46" w14:textId="77777777" w:rsidR="00E35A97" w:rsidRDefault="00E35A97" w:rsidP="00134B76">
      <w:pPr>
        <w:autoSpaceDE w:val="0"/>
        <w:autoSpaceDN w:val="0"/>
        <w:adjustRightInd w:val="0"/>
        <w:spacing w:line="360" w:lineRule="auto"/>
        <w:jc w:val="both"/>
        <w:rPr>
          <w:rFonts w:ascii="Times New Roman" w:eastAsiaTheme="minorEastAsia" w:hAnsi="Times New Roman" w:cs="Times New Roman"/>
        </w:rPr>
      </w:pPr>
    </w:p>
    <w:p w14:paraId="649F9105" w14:textId="5D40BFAE" w:rsidR="00134B76" w:rsidRDefault="00E35A97" w:rsidP="00134B76">
      <w:pPr>
        <w:autoSpaceDE w:val="0"/>
        <w:autoSpaceDN w:val="0"/>
        <w:adjustRightInd w:val="0"/>
        <w:spacing w:line="360" w:lineRule="auto"/>
        <w:jc w:val="both"/>
        <w:rPr>
          <w:rFonts w:ascii="Times New Roman" w:eastAsiaTheme="minorEastAsia" w:hAnsi="Times New Roman" w:cs="Times New Roman"/>
        </w:rPr>
      </w:pPr>
      <w:r>
        <w:rPr>
          <w:noProof/>
          <w:lang w:eastAsia="en-GB"/>
        </w:rPr>
        <w:lastRenderedPageBreak/>
        <w:drawing>
          <wp:inline distT="0" distB="0" distL="0" distR="0" wp14:anchorId="0E8CD742" wp14:editId="06B57517">
            <wp:extent cx="4918510" cy="2964581"/>
            <wp:effectExtent l="0" t="0" r="9525" b="762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00EC6916">
        <w:rPr>
          <w:rFonts w:ascii="Times New Roman" w:eastAsiaTheme="minorEastAsia" w:hAnsi="Times New Roman" w:cs="Times New Roman"/>
        </w:rPr>
        <w:t xml:space="preserve"> </w:t>
      </w:r>
      <w:commentRangeStart w:id="265"/>
      <w:commentRangeStart w:id="266"/>
      <w:commentRangeStart w:id="267"/>
      <w:commentRangeEnd w:id="265"/>
      <w:r w:rsidR="00CC0F6B">
        <w:rPr>
          <w:rStyle w:val="CommentReference"/>
        </w:rPr>
        <w:commentReference w:id="265"/>
      </w:r>
      <w:commentRangeEnd w:id="266"/>
      <w:r w:rsidR="001220D7">
        <w:rPr>
          <w:rStyle w:val="CommentReference"/>
        </w:rPr>
        <w:commentReference w:id="266"/>
      </w:r>
      <w:commentRangeEnd w:id="267"/>
      <w:r w:rsidR="003229F1">
        <w:rPr>
          <w:rStyle w:val="CommentReference"/>
        </w:rPr>
        <w:commentReference w:id="267"/>
      </w:r>
    </w:p>
    <w:p w14:paraId="1806566C" w14:textId="6695E966" w:rsidR="00B01822" w:rsidRDefault="00B01822" w:rsidP="00B01822">
      <w:pPr>
        <w:autoSpaceDE w:val="0"/>
        <w:autoSpaceDN w:val="0"/>
        <w:adjustRightInd w:val="0"/>
        <w:spacing w:line="360" w:lineRule="auto"/>
        <w:jc w:val="center"/>
        <w:rPr>
          <w:rFonts w:ascii="Times New Roman" w:eastAsiaTheme="minorEastAsia" w:hAnsi="Times New Roman" w:cs="Times New Roman"/>
        </w:rPr>
      </w:pPr>
      <w:r>
        <w:rPr>
          <w:rFonts w:ascii="Times New Roman" w:eastAsiaTheme="minorEastAsia" w:hAnsi="Times New Roman" w:cs="Times New Roman"/>
        </w:rPr>
        <w:t>Figure 7-8 Number of Failed Elements against applied Displacement for Best and Worst performing models.</w:t>
      </w:r>
    </w:p>
    <w:p w14:paraId="279440DF" w14:textId="77777777" w:rsidR="00E35A97" w:rsidRDefault="00E35A97" w:rsidP="00134B76">
      <w:pPr>
        <w:autoSpaceDE w:val="0"/>
        <w:autoSpaceDN w:val="0"/>
        <w:adjustRightInd w:val="0"/>
        <w:spacing w:line="360" w:lineRule="auto"/>
        <w:jc w:val="both"/>
        <w:rPr>
          <w:rFonts w:ascii="Times New Roman" w:eastAsiaTheme="minorEastAsia" w:hAnsi="Times New Roman" w:cs="Times New Roman"/>
        </w:rPr>
      </w:pPr>
    </w:p>
    <w:p w14:paraId="7F6B6E95" w14:textId="577E387F" w:rsidR="00664CCF" w:rsidRDefault="00664CCF" w:rsidP="007B5ACC">
      <w:pPr>
        <w:autoSpaceDE w:val="0"/>
        <w:autoSpaceDN w:val="0"/>
        <w:adjustRightInd w:val="0"/>
        <w:spacing w:line="360" w:lineRule="auto"/>
        <w:jc w:val="both"/>
        <w:rPr>
          <w:rFonts w:ascii="Times New Roman" w:eastAsiaTheme="minorEastAsia" w:hAnsi="Times New Roman" w:cs="Times New Roman"/>
        </w:rPr>
      </w:pPr>
    </w:p>
    <w:p w14:paraId="204A4F68" w14:textId="31A4F5AA" w:rsidR="00664CCF" w:rsidRPr="00E51AAF" w:rsidRDefault="00664CCF" w:rsidP="007B5ACC">
      <w:pPr>
        <w:autoSpaceDE w:val="0"/>
        <w:autoSpaceDN w:val="0"/>
        <w:adjustRightInd w:val="0"/>
        <w:spacing w:line="360" w:lineRule="auto"/>
        <w:jc w:val="both"/>
        <w:rPr>
          <w:rFonts w:ascii="Times New Roman" w:hAnsi="Times New Roman"/>
          <w:u w:val="single"/>
          <w:rPrChange w:id="268" w:author="Louise Brown (staff)" w:date="2022-03-25T20:50:00Z">
            <w:rPr>
              <w:rFonts w:ascii="Times New Roman" w:eastAsiaTheme="minorEastAsia" w:hAnsi="Times New Roman" w:cs="Times New Roman"/>
            </w:rPr>
          </w:rPrChange>
        </w:rPr>
      </w:pPr>
      <w:r w:rsidRPr="00E51AAF">
        <w:rPr>
          <w:rFonts w:ascii="Times New Roman" w:hAnsi="Times New Roman"/>
          <w:u w:val="single"/>
          <w:rPrChange w:id="269" w:author="Louise Brown (staff)" w:date="2022-03-25T20:50:00Z">
            <w:rPr>
              <w:rFonts w:ascii="Times New Roman" w:eastAsiaTheme="minorEastAsia" w:hAnsi="Times New Roman" w:cs="Times New Roman"/>
            </w:rPr>
          </w:rPrChange>
        </w:rPr>
        <w:t xml:space="preserve">7.5 </w:t>
      </w:r>
      <w:commentRangeStart w:id="270"/>
      <w:r w:rsidRPr="00E51AAF">
        <w:rPr>
          <w:rFonts w:ascii="Times New Roman" w:hAnsi="Times New Roman"/>
          <w:u w:val="single"/>
          <w:rPrChange w:id="271" w:author="Louise Brown (staff)" w:date="2022-03-25T20:50:00Z">
            <w:rPr>
              <w:rFonts w:ascii="Times New Roman" w:eastAsiaTheme="minorEastAsia" w:hAnsi="Times New Roman" w:cs="Times New Roman"/>
            </w:rPr>
          </w:rPrChange>
        </w:rPr>
        <w:t>Conclusions</w:t>
      </w:r>
      <w:commentRangeEnd w:id="270"/>
      <w:r w:rsidR="00232BCA">
        <w:rPr>
          <w:rStyle w:val="CommentReference"/>
        </w:rPr>
        <w:commentReference w:id="270"/>
      </w:r>
    </w:p>
    <w:p w14:paraId="207159B2" w14:textId="378ABA76" w:rsidR="00664CCF" w:rsidRDefault="00664CCF" w:rsidP="007B5ACC">
      <w:pPr>
        <w:autoSpaceDE w:val="0"/>
        <w:autoSpaceDN w:val="0"/>
        <w:adjustRightInd w:val="0"/>
        <w:spacing w:line="360" w:lineRule="auto"/>
        <w:jc w:val="both"/>
        <w:rPr>
          <w:rFonts w:ascii="Times New Roman" w:eastAsiaTheme="minorEastAsia" w:hAnsi="Times New Roman" w:cs="Times New Roman"/>
        </w:rPr>
      </w:pPr>
    </w:p>
    <w:p w14:paraId="60200E91" w14:textId="5D3FAE0D" w:rsidR="00664CCF" w:rsidRDefault="00EF7CD1" w:rsidP="00373BC7">
      <w:pPr>
        <w:autoSpaceDE w:val="0"/>
        <w:autoSpaceDN w:val="0"/>
        <w:adjustRightInd w:val="0"/>
        <w:spacing w:line="360" w:lineRule="auto"/>
        <w:jc w:val="both"/>
        <w:rPr>
          <w:rFonts w:ascii="Times New Roman" w:eastAsiaTheme="minorEastAsia" w:hAnsi="Times New Roman" w:cs="Times New Roman"/>
        </w:rPr>
      </w:pPr>
      <w:ins w:id="272" w:author="Louise Brown (staff)" w:date="2022-03-25T20:50:00Z">
        <w:del w:id="273" w:author="George Spackman" w:date="2022-03-25T21:11:00Z">
          <w:r w:rsidDel="003229F1">
            <w:rPr>
              <w:rFonts w:ascii="Times New Roman" w:eastAsiaTheme="minorEastAsia" w:hAnsi="Times New Roman" w:cs="Times New Roman"/>
            </w:rPr>
            <w:delText>Optimisation</w:delText>
          </w:r>
          <w:commentRangeStart w:id="274"/>
          <w:r w:rsidR="00664CCF" w:rsidRPr="00373BC7" w:rsidDel="003229F1">
            <w:rPr>
              <w:rFonts w:ascii="Times New Roman" w:eastAsiaTheme="minorEastAsia" w:hAnsi="Times New Roman" w:cs="Times New Roman"/>
            </w:rPr>
            <w:delText xml:space="preserve"> </w:delText>
          </w:r>
        </w:del>
      </w:ins>
      <w:commentRangeStart w:id="275"/>
      <w:ins w:id="276" w:author="Thomas Turner (staff)" w:date="2022-03-25T20:50:00Z">
        <w:del w:id="277" w:author="George Spackman" w:date="2022-03-25T21:11:00Z">
          <w:r w:rsidR="00373BC7" w:rsidDel="003229F1">
            <w:rPr>
              <w:rFonts w:ascii="Times New Roman" w:eastAsiaTheme="minorEastAsia" w:hAnsi="Times New Roman" w:cs="Times New Roman"/>
            </w:rPr>
            <w:delText xml:space="preserve">In this chapter, </w:delText>
          </w:r>
          <w:commentRangeEnd w:id="275"/>
          <w:r w:rsidR="00F1287D" w:rsidDel="003229F1">
            <w:rPr>
              <w:rStyle w:val="CommentReference"/>
            </w:rPr>
            <w:commentReference w:id="275"/>
          </w:r>
          <w:r w:rsidR="00373BC7" w:rsidDel="003229F1">
            <w:rPr>
              <w:rFonts w:ascii="Times New Roman" w:eastAsiaTheme="minorEastAsia" w:hAnsi="Times New Roman" w:cs="Times New Roman"/>
            </w:rPr>
            <w:delText>o</w:delText>
          </w:r>
        </w:del>
      </w:ins>
      <w:ins w:id="278" w:author="George Spackman" w:date="2022-03-25T21:11:00Z">
        <w:r w:rsidR="003229F1">
          <w:rPr>
            <w:rFonts w:ascii="Times New Roman" w:eastAsiaTheme="minorEastAsia" w:hAnsi="Times New Roman" w:cs="Times New Roman"/>
          </w:rPr>
          <w:t>O</w:t>
        </w:r>
      </w:ins>
      <w:ins w:id="279" w:author="Thomas Turner (staff)" w:date="2022-03-25T20:50:00Z">
        <w:r w:rsidR="00664CCF" w:rsidRPr="00373BC7">
          <w:rPr>
            <w:rFonts w:ascii="Times New Roman" w:eastAsiaTheme="minorEastAsia" w:hAnsi="Times New Roman" w:cs="Times New Roman"/>
          </w:rPr>
          <w:t xml:space="preserve">ptimisation </w:t>
        </w:r>
      </w:ins>
      <w:del w:id="280" w:author="George Spackman" w:date="2022-03-25T21:11:00Z">
        <w:r w:rsidR="00373BC7" w:rsidDel="003229F1">
          <w:rPr>
            <w:rFonts w:ascii="Times New Roman" w:eastAsiaTheme="minorEastAsia" w:hAnsi="Times New Roman" w:cs="Times New Roman"/>
          </w:rPr>
          <w:delText xml:space="preserve">was carried out </w:delText>
        </w:r>
      </w:del>
      <w:r w:rsidR="00664CCF" w:rsidRPr="00373BC7">
        <w:rPr>
          <w:rFonts w:ascii="Times New Roman" w:eastAsiaTheme="minorEastAsia" w:hAnsi="Times New Roman" w:cs="Times New Roman"/>
        </w:rPr>
        <w:t xml:space="preserve">of T-joint </w:t>
      </w:r>
      <w:commentRangeEnd w:id="274"/>
      <w:r w:rsidR="00A406A1">
        <w:rPr>
          <w:rStyle w:val="CommentReference"/>
        </w:rPr>
        <w:commentReference w:id="274"/>
      </w:r>
      <w:r w:rsidR="00664CCF" w:rsidRPr="00373BC7">
        <w:rPr>
          <w:rFonts w:ascii="Times New Roman" w:eastAsiaTheme="minorEastAsia" w:hAnsi="Times New Roman" w:cs="Times New Roman"/>
        </w:rPr>
        <w:t>weave reinforcement under tensile pull-off load</w:t>
      </w:r>
      <w:ins w:id="281" w:author="George Spackman" w:date="2022-03-25T21:11:00Z">
        <w:r w:rsidR="003229F1">
          <w:rPr>
            <w:rFonts w:ascii="Times New Roman" w:eastAsiaTheme="minorEastAsia" w:hAnsi="Times New Roman" w:cs="Times New Roman"/>
          </w:rPr>
          <w:t xml:space="preserve"> has been carried out</w:t>
        </w:r>
      </w:ins>
      <w:r w:rsidR="00664CCF" w:rsidRPr="00373BC7">
        <w:rPr>
          <w:rFonts w:ascii="Times New Roman" w:eastAsiaTheme="minorEastAsia" w:hAnsi="Times New Roman" w:cs="Times New Roman"/>
        </w:rPr>
        <w:t xml:space="preserve"> using binary encoding of design variables to allow optimisation based on the permutations of weft yarn variations</w:t>
      </w:r>
      <w:r w:rsidR="00373BC7">
        <w:rPr>
          <w:rFonts w:ascii="Times New Roman" w:eastAsiaTheme="minorEastAsia" w:hAnsi="Times New Roman" w:cs="Times New Roman"/>
        </w:rPr>
        <w:t xml:space="preserve"> using a genetic algorithm</w:t>
      </w:r>
      <w:r w:rsidR="00986267">
        <w:rPr>
          <w:rFonts w:ascii="Times New Roman" w:eastAsiaTheme="minorEastAsia" w:hAnsi="Times New Roman" w:cs="Times New Roman"/>
        </w:rPr>
        <w:t xml:space="preserve"> on </w:t>
      </w:r>
      <w:del w:id="282" w:author="Thomas Turner (staff)" w:date="2022-03-25T20:50:00Z">
        <w:r w:rsidR="00986267">
          <w:rPr>
            <w:rFonts w:ascii="Times New Roman" w:eastAsiaTheme="minorEastAsia" w:hAnsi="Times New Roman" w:cs="Times New Roman"/>
          </w:rPr>
          <w:delText>a</w:delText>
        </w:r>
      </w:del>
      <w:ins w:id="283" w:author="Thomas Turner (staff)" w:date="2022-03-25T20:50:00Z">
        <w:r w:rsidR="00986267">
          <w:rPr>
            <w:rFonts w:ascii="Times New Roman" w:eastAsiaTheme="minorEastAsia" w:hAnsi="Times New Roman" w:cs="Times New Roman"/>
          </w:rPr>
          <w:t>a</w:t>
        </w:r>
      </w:ins>
      <w:ins w:id="284" w:author="Thomas Turner (staff)" w:date="2022-03-22T13:38:00Z">
        <w:r w:rsidR="003F6040">
          <w:rPr>
            <w:rFonts w:ascii="Times New Roman" w:eastAsiaTheme="minorEastAsia" w:hAnsi="Times New Roman" w:cs="Times New Roman"/>
          </w:rPr>
          <w:t>n</w:t>
        </w:r>
      </w:ins>
      <w:r w:rsidR="00986267">
        <w:rPr>
          <w:rFonts w:ascii="Times New Roman" w:eastAsiaTheme="minorEastAsia" w:hAnsi="Times New Roman" w:cs="Times New Roman"/>
        </w:rPr>
        <w:t xml:space="preserve"> HPC</w:t>
      </w:r>
      <w:r w:rsidR="00664CCF" w:rsidRPr="00373BC7">
        <w:rPr>
          <w:rFonts w:ascii="Times New Roman" w:eastAsiaTheme="minorEastAsia" w:hAnsi="Times New Roman" w:cs="Times New Roman"/>
        </w:rPr>
        <w:t xml:space="preserve">. </w:t>
      </w:r>
    </w:p>
    <w:p w14:paraId="6F55EEBA" w14:textId="4EB43567" w:rsidR="00B01822" w:rsidRDefault="00B01822" w:rsidP="00373BC7">
      <w:pPr>
        <w:autoSpaceDE w:val="0"/>
        <w:autoSpaceDN w:val="0"/>
        <w:adjustRightInd w:val="0"/>
        <w:spacing w:line="360" w:lineRule="auto"/>
        <w:jc w:val="both"/>
        <w:rPr>
          <w:rFonts w:ascii="Times New Roman" w:eastAsiaTheme="minorEastAsia" w:hAnsi="Times New Roman" w:cs="Times New Roman"/>
        </w:rPr>
      </w:pPr>
    </w:p>
    <w:p w14:paraId="7271968B" w14:textId="75AC535E" w:rsidR="00B01822" w:rsidRDefault="00B01822" w:rsidP="00373BC7">
      <w:pPr>
        <w:autoSpaceDE w:val="0"/>
        <w:autoSpaceDN w:val="0"/>
        <w:adjustRightInd w:val="0"/>
        <w:spacing w:line="360" w:lineRule="auto"/>
        <w:jc w:val="both"/>
        <w:rPr>
          <w:rFonts w:ascii="Times New Roman" w:eastAsiaTheme="minorEastAsia" w:hAnsi="Times New Roman" w:cs="Times New Roman"/>
        </w:rPr>
      </w:pPr>
      <w:r>
        <w:rPr>
          <w:rFonts w:ascii="Times New Roman" w:eastAsiaTheme="minorEastAsia" w:hAnsi="Times New Roman" w:cs="Times New Roman"/>
        </w:rPr>
        <w:t>The optimum textile showed an 8.8% increase in the load at initial failure when compared to the orthogonal weave with no crossover of the weft yarn and a 30% increase over the worst performing weave.</w:t>
      </w:r>
    </w:p>
    <w:p w14:paraId="20F64C3D" w14:textId="77777777" w:rsidR="00373BC7" w:rsidRPr="00373BC7" w:rsidRDefault="00373BC7" w:rsidP="00373BC7">
      <w:pPr>
        <w:autoSpaceDE w:val="0"/>
        <w:autoSpaceDN w:val="0"/>
        <w:adjustRightInd w:val="0"/>
        <w:spacing w:line="360" w:lineRule="auto"/>
        <w:jc w:val="both"/>
        <w:rPr>
          <w:rFonts w:ascii="Times New Roman" w:eastAsiaTheme="minorEastAsia" w:hAnsi="Times New Roman" w:cs="Times New Roman"/>
        </w:rPr>
      </w:pPr>
    </w:p>
    <w:p w14:paraId="166899D0" w14:textId="41DA0D23" w:rsidR="009A48C8" w:rsidRPr="00373BC7" w:rsidRDefault="00373BC7" w:rsidP="00373BC7">
      <w:pPr>
        <w:autoSpaceDE w:val="0"/>
        <w:autoSpaceDN w:val="0"/>
        <w:adjustRightInd w:val="0"/>
        <w:spacing w:line="360" w:lineRule="auto"/>
        <w:jc w:val="both"/>
        <w:rPr>
          <w:rFonts w:ascii="Times New Roman" w:eastAsiaTheme="minorEastAsia" w:hAnsi="Times New Roman" w:cs="Times New Roman"/>
        </w:rPr>
      </w:pPr>
      <w:r>
        <w:rPr>
          <w:rFonts w:ascii="Times New Roman" w:eastAsiaTheme="minorEastAsia" w:hAnsi="Times New Roman" w:cs="Times New Roman"/>
        </w:rPr>
        <w:t>The o</w:t>
      </w:r>
      <w:r w:rsidR="009C6C71" w:rsidRPr="00373BC7">
        <w:rPr>
          <w:rFonts w:ascii="Times New Roman" w:eastAsiaTheme="minorEastAsia" w:hAnsi="Times New Roman" w:cs="Times New Roman"/>
        </w:rPr>
        <w:t>ptimum textile</w:t>
      </w:r>
      <w:r>
        <w:rPr>
          <w:rFonts w:ascii="Times New Roman" w:eastAsiaTheme="minorEastAsia" w:hAnsi="Times New Roman" w:cs="Times New Roman"/>
        </w:rPr>
        <w:t xml:space="preserve"> found</w:t>
      </w:r>
      <w:r w:rsidR="009C6C71" w:rsidRPr="00373BC7">
        <w:rPr>
          <w:rFonts w:ascii="Times New Roman" w:eastAsiaTheme="minorEastAsia" w:hAnsi="Times New Roman" w:cs="Times New Roman"/>
        </w:rPr>
        <w:t xml:space="preserve"> ha</w:t>
      </w:r>
      <w:r>
        <w:rPr>
          <w:rFonts w:ascii="Times New Roman" w:eastAsiaTheme="minorEastAsia" w:hAnsi="Times New Roman" w:cs="Times New Roman"/>
        </w:rPr>
        <w:t xml:space="preserve">d a </w:t>
      </w:r>
      <w:r w:rsidR="009C6C71" w:rsidRPr="00373BC7">
        <w:rPr>
          <w:rFonts w:ascii="Times New Roman" w:eastAsiaTheme="minorEastAsia" w:hAnsi="Times New Roman" w:cs="Times New Roman"/>
        </w:rPr>
        <w:t>reduced noodle region, achieved by a combination of weft yarn crossover and entanglement. Four yarns of the five in each half crossover while one remains in the same half.</w:t>
      </w:r>
      <w:r>
        <w:rPr>
          <w:rFonts w:ascii="Times New Roman" w:eastAsiaTheme="minorEastAsia" w:hAnsi="Times New Roman" w:cs="Times New Roman"/>
        </w:rPr>
        <w:t xml:space="preserve"> T</w:t>
      </w:r>
      <w:r w:rsidR="009C6C71" w:rsidRPr="00373BC7">
        <w:rPr>
          <w:rFonts w:ascii="Times New Roman" w:eastAsiaTheme="minorEastAsia" w:hAnsi="Times New Roman" w:cs="Times New Roman"/>
        </w:rPr>
        <w:t xml:space="preserve">his arrangement allows </w:t>
      </w:r>
      <w:r w:rsidR="00504DE3" w:rsidRPr="00373BC7">
        <w:rPr>
          <w:rFonts w:ascii="Times New Roman" w:eastAsiaTheme="minorEastAsia" w:hAnsi="Times New Roman" w:cs="Times New Roman"/>
        </w:rPr>
        <w:t xml:space="preserve">the noodle to be </w:t>
      </w:r>
      <w:commentRangeStart w:id="285"/>
      <w:r w:rsidR="00504DE3" w:rsidRPr="00373BC7">
        <w:rPr>
          <w:rFonts w:ascii="Times New Roman" w:eastAsiaTheme="minorEastAsia" w:hAnsi="Times New Roman" w:cs="Times New Roman"/>
        </w:rPr>
        <w:t xml:space="preserve">flattened out and stresses redistributed so that the failure occurs further </w:t>
      </w:r>
      <w:r>
        <w:rPr>
          <w:rFonts w:ascii="Times New Roman" w:eastAsiaTheme="minorEastAsia" w:hAnsi="Times New Roman" w:cs="Times New Roman"/>
        </w:rPr>
        <w:t xml:space="preserve">away from the </w:t>
      </w:r>
      <w:r w:rsidR="00A95DC0">
        <w:rPr>
          <w:rFonts w:ascii="Times New Roman" w:eastAsiaTheme="minorEastAsia" w:hAnsi="Times New Roman" w:cs="Times New Roman"/>
        </w:rPr>
        <w:t>noodle region</w:t>
      </w:r>
      <w:commentRangeEnd w:id="285"/>
      <w:r w:rsidR="00432416">
        <w:rPr>
          <w:rStyle w:val="CommentReference"/>
        </w:rPr>
        <w:commentReference w:id="285"/>
      </w:r>
      <w:r w:rsidR="00A95DC0">
        <w:rPr>
          <w:rFonts w:ascii="Times New Roman" w:eastAsiaTheme="minorEastAsia" w:hAnsi="Times New Roman" w:cs="Times New Roman"/>
        </w:rPr>
        <w:t>.</w:t>
      </w:r>
      <w:r w:rsidR="002A749A">
        <w:rPr>
          <w:rFonts w:ascii="Times New Roman" w:eastAsiaTheme="minorEastAsia" w:hAnsi="Times New Roman" w:cs="Times New Roman"/>
        </w:rPr>
        <w:t xml:space="preserve"> </w:t>
      </w:r>
      <w:commentRangeStart w:id="286"/>
      <w:del w:id="287" w:author="George Spackman" w:date="2022-03-25T21:22:00Z">
        <w:r w:rsidR="009A48C8" w:rsidDel="00C40EC7">
          <w:rPr>
            <w:rFonts w:ascii="Times New Roman" w:eastAsiaTheme="minorEastAsia" w:hAnsi="Times New Roman" w:cs="Times New Roman"/>
          </w:rPr>
          <w:delText xml:space="preserve">One reason for this may </w:delText>
        </w:r>
        <w:commentRangeEnd w:id="286"/>
        <w:r w:rsidR="001162BA" w:rsidDel="00C40EC7">
          <w:rPr>
            <w:rStyle w:val="CommentReference"/>
          </w:rPr>
          <w:commentReference w:id="286"/>
        </w:r>
        <w:r w:rsidR="009A48C8" w:rsidDel="00C40EC7">
          <w:rPr>
            <w:rFonts w:ascii="Times New Roman" w:eastAsiaTheme="minorEastAsia" w:hAnsi="Times New Roman" w:cs="Times New Roman"/>
          </w:rPr>
          <w:delText>be that t</w:delText>
        </w:r>
      </w:del>
      <w:ins w:id="288" w:author="George Spackman" w:date="2022-03-25T21:22:00Z">
        <w:r w:rsidR="00C40EC7">
          <w:rPr>
            <w:rFonts w:ascii="Times New Roman" w:eastAsiaTheme="minorEastAsia" w:hAnsi="Times New Roman" w:cs="Times New Roman"/>
          </w:rPr>
          <w:t>T</w:t>
        </w:r>
      </w:ins>
      <w:r w:rsidR="009A48C8">
        <w:rPr>
          <w:rFonts w:ascii="Times New Roman" w:eastAsiaTheme="minorEastAsia" w:hAnsi="Times New Roman" w:cs="Times New Roman"/>
        </w:rPr>
        <w:t xml:space="preserve">he crossover and entanglement </w:t>
      </w:r>
      <w:proofErr w:type="gramStart"/>
      <w:r w:rsidR="009A48C8">
        <w:rPr>
          <w:rFonts w:ascii="Times New Roman" w:eastAsiaTheme="minorEastAsia" w:hAnsi="Times New Roman" w:cs="Times New Roman"/>
        </w:rPr>
        <w:t>allows</w:t>
      </w:r>
      <w:proofErr w:type="gramEnd"/>
      <w:r w:rsidR="009A48C8">
        <w:rPr>
          <w:rFonts w:ascii="Times New Roman" w:eastAsiaTheme="minorEastAsia" w:hAnsi="Times New Roman" w:cs="Times New Roman"/>
        </w:rPr>
        <w:t xml:space="preserve"> there to be more fibre placed along the direction of the loading</w:t>
      </w:r>
      <w:ins w:id="289" w:author="George Spackman" w:date="2022-03-25T21:22:00Z">
        <w:r w:rsidR="00C40EC7">
          <w:rPr>
            <w:rFonts w:ascii="Times New Roman" w:eastAsiaTheme="minorEastAsia" w:hAnsi="Times New Roman" w:cs="Times New Roman"/>
          </w:rPr>
          <w:t xml:space="preserve"> within the junction regi</w:t>
        </w:r>
      </w:ins>
      <w:ins w:id="290" w:author="George Spackman" w:date="2022-03-25T21:23:00Z">
        <w:r w:rsidR="00C40EC7">
          <w:rPr>
            <w:rFonts w:ascii="Times New Roman" w:eastAsiaTheme="minorEastAsia" w:hAnsi="Times New Roman" w:cs="Times New Roman"/>
          </w:rPr>
          <w:t>on</w:t>
        </w:r>
      </w:ins>
      <w:r w:rsidR="009A48C8">
        <w:rPr>
          <w:rFonts w:ascii="Times New Roman" w:eastAsiaTheme="minorEastAsia" w:hAnsi="Times New Roman" w:cs="Times New Roman"/>
        </w:rPr>
        <w:t xml:space="preserve">. This can be contrasted with the worst performing weave reinforcement and the orthogonal </w:t>
      </w:r>
      <w:r w:rsidR="009A48C8">
        <w:rPr>
          <w:rFonts w:ascii="Times New Roman" w:eastAsiaTheme="minorEastAsia" w:hAnsi="Times New Roman" w:cs="Times New Roman"/>
        </w:rPr>
        <w:lastRenderedPageBreak/>
        <w:t xml:space="preserve">(straight) weave which both had reduced levels of weave entanglement resulting in a greater proportion of the </w:t>
      </w:r>
      <w:r w:rsidR="00986267">
        <w:rPr>
          <w:rFonts w:ascii="Times New Roman" w:eastAsiaTheme="minorEastAsia" w:hAnsi="Times New Roman" w:cs="Times New Roman"/>
        </w:rPr>
        <w:t>yarns aligned transverse to the loading direction.</w:t>
      </w:r>
    </w:p>
    <w:p w14:paraId="0EB7C9FB" w14:textId="4E77E235" w:rsidR="00664CCF" w:rsidRPr="00664CCF" w:rsidRDefault="00664CCF" w:rsidP="00664CCF">
      <w:pPr>
        <w:autoSpaceDE w:val="0"/>
        <w:autoSpaceDN w:val="0"/>
        <w:adjustRightInd w:val="0"/>
        <w:spacing w:line="360" w:lineRule="auto"/>
        <w:ind w:left="360"/>
        <w:jc w:val="both"/>
        <w:rPr>
          <w:rFonts w:ascii="Times New Roman" w:eastAsiaTheme="minorEastAsia" w:hAnsi="Times New Roman" w:cs="Times New Roman"/>
        </w:rPr>
      </w:pPr>
    </w:p>
    <w:sectPr w:rsidR="00664CCF" w:rsidRPr="00664CCF" w:rsidSect="00855D05">
      <w:pgSz w:w="11900" w:h="16840"/>
      <w:pgMar w:top="1440" w:right="1440" w:bottom="1440" w:left="2552"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Thomas Turner (staff)" w:date="2022-03-21T21:56:00Z" w:initials="TT(">
    <w:p w14:paraId="4E2AB4FF" w14:textId="4A2DC3F4" w:rsidR="006643EB" w:rsidRDefault="006643EB">
      <w:pPr>
        <w:pStyle w:val="CommentText"/>
      </w:pPr>
      <w:r>
        <w:rPr>
          <w:rStyle w:val="CommentReference"/>
        </w:rPr>
        <w:annotationRef/>
      </w:r>
      <w:r w:rsidR="007C6BB3">
        <w:t>Double usage of ‘method’ looks a bit strange</w:t>
      </w:r>
    </w:p>
  </w:comment>
  <w:comment w:id="13" w:author="Louise Brown (staff)" w:date="2022-03-12T15:53:00Z" w:initials="LB(">
    <w:p w14:paraId="680C90E9" w14:textId="09343953" w:rsidR="00DE2E13" w:rsidRDefault="00DE2E13">
      <w:pPr>
        <w:pStyle w:val="CommentText"/>
      </w:pPr>
      <w:r>
        <w:rPr>
          <w:rStyle w:val="CommentReference"/>
        </w:rPr>
        <w:annotationRef/>
      </w:r>
      <w:r>
        <w:t>It isn’t clear whether this paragraph is just summing up what’s been done in previous chapters or is introducing what’s to come in the current chapter</w:t>
      </w:r>
    </w:p>
  </w:comment>
  <w:comment w:id="19" w:author="Thomas Turner (staff)" w:date="2022-03-21T21:57:00Z" w:initials="TT(">
    <w:p w14:paraId="15E92F23" w14:textId="05A06FE3" w:rsidR="00085E29" w:rsidRDefault="00085E29">
      <w:pPr>
        <w:pStyle w:val="CommentText"/>
      </w:pPr>
      <w:r>
        <w:rPr>
          <w:rStyle w:val="CommentReference"/>
        </w:rPr>
        <w:annotationRef/>
      </w:r>
      <w:r>
        <w:t>??</w:t>
      </w:r>
    </w:p>
  </w:comment>
  <w:comment w:id="22" w:author="Thomas Turner (staff)" w:date="2022-03-21T21:58:00Z" w:initials="TT(">
    <w:p w14:paraId="554F0C6B" w14:textId="1F27BC3B" w:rsidR="0096472D" w:rsidRDefault="0096472D">
      <w:pPr>
        <w:pStyle w:val="CommentText"/>
      </w:pPr>
      <w:r>
        <w:rPr>
          <w:rStyle w:val="CommentReference"/>
        </w:rPr>
        <w:annotationRef/>
      </w:r>
      <w:r>
        <w:t>I would include the calculation in brackets just for completeness</w:t>
      </w:r>
    </w:p>
  </w:comment>
  <w:comment w:id="23" w:author="George Spackman" w:date="2022-02-01T11:47:00Z" w:initials="GS">
    <w:p w14:paraId="50431E79" w14:textId="7BF7BD9E" w:rsidR="00853DEB" w:rsidRDefault="00853DEB">
      <w:pPr>
        <w:pStyle w:val="CommentText"/>
      </w:pPr>
      <w:r>
        <w:rPr>
          <w:rStyle w:val="CommentReference"/>
        </w:rPr>
        <w:annotationRef/>
      </w:r>
      <w:r>
        <w:t>Future work, com</w:t>
      </w:r>
      <w:r w:rsidR="00B01822">
        <w:t>bining different weave patterns?</w:t>
      </w:r>
    </w:p>
  </w:comment>
  <w:comment w:id="33" w:author="Thomas Turner (staff)" w:date="2022-03-21T21:59:00Z" w:initials="TT(">
    <w:p w14:paraId="4DFF2DAE" w14:textId="5C6FCFAF" w:rsidR="00DD1B6D" w:rsidRDefault="00DD1B6D">
      <w:pPr>
        <w:pStyle w:val="CommentText"/>
      </w:pPr>
      <w:r>
        <w:rPr>
          <w:rStyle w:val="CommentReference"/>
        </w:rPr>
        <w:annotationRef/>
      </w:r>
      <w:r>
        <w:t>Two ‘generation’s – reads a bit strange</w:t>
      </w:r>
    </w:p>
  </w:comment>
  <w:comment w:id="36" w:author="Thomas Turner (staff)" w:date="2022-03-21T21:59:00Z" w:initials="TT(">
    <w:p w14:paraId="201FCE77" w14:textId="3037EC21" w:rsidR="00DD1B6D" w:rsidRDefault="00DD1B6D">
      <w:pPr>
        <w:pStyle w:val="CommentText"/>
      </w:pPr>
      <w:r>
        <w:rPr>
          <w:rStyle w:val="CommentReference"/>
        </w:rPr>
        <w:annotationRef/>
      </w:r>
      <w:r>
        <w:t>Can you step change a space?</w:t>
      </w:r>
    </w:p>
  </w:comment>
  <w:comment w:id="46" w:author="George Spackman" w:date="2022-02-02T10:25:00Z" w:initials="GS">
    <w:p w14:paraId="7D7CD32E" w14:textId="15F32A5F" w:rsidR="00C11323" w:rsidRDefault="00C11323">
      <w:pPr>
        <w:pStyle w:val="CommentText"/>
      </w:pPr>
      <w:r>
        <w:rPr>
          <w:rStyle w:val="CommentReference"/>
        </w:rPr>
        <w:annotationRef/>
      </w:r>
      <w:r>
        <w:t xml:space="preserve">Maybe a flow chart showing how </w:t>
      </w:r>
      <w:proofErr w:type="gramStart"/>
      <w:r>
        <w:t>this fits</w:t>
      </w:r>
      <w:proofErr w:type="gramEnd"/>
      <w:r>
        <w:t xml:space="preserve"> into the optimisation flow would work.</w:t>
      </w:r>
    </w:p>
  </w:comment>
  <w:comment w:id="53" w:author="Louise Brown (staff)" w:date="2022-03-12T16:32:00Z" w:initials="LB(">
    <w:p w14:paraId="1DC8BF2C" w14:textId="2F555859" w:rsidR="00E46663" w:rsidRDefault="00E46663">
      <w:pPr>
        <w:pStyle w:val="CommentText"/>
      </w:pPr>
      <w:r>
        <w:rPr>
          <w:rStyle w:val="CommentReference"/>
        </w:rPr>
        <w:annotationRef/>
      </w:r>
      <w:r>
        <w:t xml:space="preserve">This isn’t terribly clear </w:t>
      </w:r>
      <w:r w:rsidR="005F6553">
        <w:t xml:space="preserve">– think you mean that a given digit can repeat within the design string? Would an example of something that’s normally acceptable but in this case wouldn’t be help? </w:t>
      </w:r>
      <w:r w:rsidR="00D95A60">
        <w:t xml:space="preserve">I’m pretty sure that I get what you’re saying now that I’ve read it a couple of times but </w:t>
      </w:r>
      <w:r w:rsidR="00330E15">
        <w:t>anything that will save the examiner re-reading to understand would be good!</w:t>
      </w:r>
    </w:p>
  </w:comment>
  <w:comment w:id="68" w:author="Thomas Turner (staff)" w:date="2022-03-21T22:38:00Z" w:initials="TT(">
    <w:p w14:paraId="68275DEC" w14:textId="3FA73344" w:rsidR="00596267" w:rsidRDefault="00596267">
      <w:pPr>
        <w:pStyle w:val="CommentText"/>
      </w:pPr>
      <w:r>
        <w:rPr>
          <w:rStyle w:val="CommentReference"/>
        </w:rPr>
        <w:annotationRef/>
      </w:r>
      <w:r>
        <w:t>Not sure what this means</w:t>
      </w:r>
      <w:r w:rsidR="001107D0">
        <w:t xml:space="preserve"> – ah, OK, becomes clear</w:t>
      </w:r>
      <w:r w:rsidR="005E64E9">
        <w:t>er in the next paragraph…</w:t>
      </w:r>
    </w:p>
  </w:comment>
  <w:comment w:id="69" w:author="Louise Brown (staff)" w:date="2022-03-12T16:36:00Z" w:initials="LB(">
    <w:p w14:paraId="28C04EE1" w14:textId="5FCC7E17" w:rsidR="008C0309" w:rsidRDefault="008C0309">
      <w:pPr>
        <w:pStyle w:val="CommentText"/>
      </w:pPr>
      <w:r>
        <w:rPr>
          <w:rStyle w:val="CommentReference"/>
        </w:rPr>
        <w:annotationRef/>
      </w:r>
      <w:r>
        <w:t>Maybe show what you mean by this?</w:t>
      </w:r>
      <w:r w:rsidR="0014671F">
        <w:t xml:space="preserve"> What do you </w:t>
      </w:r>
      <w:proofErr w:type="gramStart"/>
      <w:r w:rsidR="0014671F">
        <w:t>actually do</w:t>
      </w:r>
      <w:proofErr w:type="gramEnd"/>
      <w:r w:rsidR="0014671F">
        <w:t>?</w:t>
      </w:r>
    </w:p>
  </w:comment>
  <w:comment w:id="92" w:author="Thomas Turner (staff)" w:date="2022-03-21T22:41:00Z" w:initials="TT(">
    <w:p w14:paraId="65EE9850" w14:textId="69936174" w:rsidR="0000560D" w:rsidRDefault="0000560D">
      <w:pPr>
        <w:pStyle w:val="CommentText"/>
      </w:pPr>
      <w:r>
        <w:rPr>
          <w:rStyle w:val="CommentReference"/>
        </w:rPr>
        <w:annotationRef/>
      </w:r>
      <w:r>
        <w:t>Not sure what this means</w:t>
      </w:r>
    </w:p>
  </w:comment>
  <w:comment w:id="98" w:author="Louise Brown (staff)" w:date="2022-03-12T16:48:00Z" w:initials="LB(">
    <w:p w14:paraId="5E0BB979" w14:textId="3085F5E0" w:rsidR="002B5433" w:rsidRDefault="002B5433">
      <w:pPr>
        <w:pStyle w:val="CommentText"/>
      </w:pPr>
      <w:r>
        <w:rPr>
          <w:rStyle w:val="CommentReference"/>
        </w:rPr>
        <w:annotationRef/>
      </w:r>
      <w:proofErr w:type="spellStart"/>
      <w:r>
        <w:rPr>
          <w:rStyle w:val="CommentReference"/>
        </w:rPr>
        <w:t>UoN</w:t>
      </w:r>
      <w:proofErr w:type="spellEnd"/>
      <w:r>
        <w:rPr>
          <w:rStyle w:val="CommentReference"/>
        </w:rPr>
        <w:t xml:space="preserve"> HPC?</w:t>
      </w:r>
    </w:p>
  </w:comment>
  <w:comment w:id="99" w:author="George Spackman" w:date="2022-03-18T16:07:00Z" w:initials="GS">
    <w:p w14:paraId="12542D2C" w14:textId="4255B7CB" w:rsidR="005375EE" w:rsidRDefault="005375EE">
      <w:pPr>
        <w:pStyle w:val="CommentText"/>
      </w:pPr>
      <w:r>
        <w:rPr>
          <w:rStyle w:val="CommentReference"/>
        </w:rPr>
        <w:annotationRef/>
      </w:r>
    </w:p>
  </w:comment>
  <w:comment w:id="103" w:author="Thomas Turner (staff)" w:date="2022-03-21T22:42:00Z" w:initials="TT(">
    <w:p w14:paraId="074FCC42" w14:textId="77777777" w:rsidR="00CB2599" w:rsidRDefault="00CB2599">
      <w:pPr>
        <w:pStyle w:val="CommentText"/>
      </w:pPr>
      <w:r>
        <w:rPr>
          <w:rStyle w:val="CommentReference"/>
        </w:rPr>
        <w:annotationRef/>
      </w:r>
      <w:r>
        <w:t xml:space="preserve">If this is not introduced </w:t>
      </w:r>
      <w:proofErr w:type="gramStart"/>
      <w:r>
        <w:t>elsewhere</w:t>
      </w:r>
      <w:proofErr w:type="gramEnd"/>
      <w:r>
        <w:t xml:space="preserve"> I’d give some more details</w:t>
      </w:r>
    </w:p>
  </w:comment>
  <w:comment w:id="112" w:author="Thomas Turner (staff)" w:date="2022-03-21T22:43:00Z" w:initials="TT(">
    <w:p w14:paraId="5B826204" w14:textId="2A232FF2" w:rsidR="00BF1CF3" w:rsidRDefault="00BF1CF3">
      <w:pPr>
        <w:pStyle w:val="CommentText"/>
      </w:pPr>
      <w:r>
        <w:rPr>
          <w:rStyle w:val="CommentReference"/>
        </w:rPr>
        <w:annotationRef/>
      </w:r>
      <w:r>
        <w:t>Is it possible to relate this string (even if only partially) to the diagram below?</w:t>
      </w:r>
    </w:p>
  </w:comment>
  <w:comment w:id="120" w:author="George Spackman [2]" w:date="2022-03-05T17:57:00Z" w:initials="GS">
    <w:p w14:paraId="39C88BB8" w14:textId="1C345BC4" w:rsidR="00E35A97" w:rsidRDefault="00E35A97">
      <w:pPr>
        <w:pStyle w:val="CommentText"/>
      </w:pPr>
      <w:r>
        <w:rPr>
          <w:rStyle w:val="CommentReference"/>
        </w:rPr>
        <w:annotationRef/>
      </w:r>
      <w:r>
        <w:t>Maybe add in the displacements here as well</w:t>
      </w:r>
    </w:p>
  </w:comment>
  <w:comment w:id="121" w:author="Thomas Turner (staff)" w:date="2022-03-22T13:29:00Z" w:initials="TT(">
    <w:p w14:paraId="1B5BB15B" w14:textId="77777777" w:rsidR="00B665C0" w:rsidRDefault="00B665C0">
      <w:pPr>
        <w:pStyle w:val="CommentText"/>
      </w:pPr>
      <w:r>
        <w:rPr>
          <w:rStyle w:val="CommentReference"/>
        </w:rPr>
        <w:annotationRef/>
      </w:r>
      <w:r>
        <w:t>Yes, as discussed, I think this would fit nicely</w:t>
      </w:r>
    </w:p>
  </w:comment>
  <w:comment w:id="122" w:author="Louise Brown (staff)" w:date="2022-03-12T16:51:00Z" w:initials="LB(">
    <w:p w14:paraId="3BB614B1" w14:textId="0CD466D6" w:rsidR="00470B07" w:rsidRDefault="00470B07">
      <w:pPr>
        <w:pStyle w:val="CommentText"/>
      </w:pPr>
      <w:r>
        <w:rPr>
          <w:rStyle w:val="CommentReference"/>
        </w:rPr>
        <w:annotationRef/>
      </w:r>
      <w:r>
        <w:t>That would be good</w:t>
      </w:r>
    </w:p>
  </w:comment>
  <w:comment w:id="126" w:author="George Spackman" w:date="2022-02-18T09:56:00Z" w:initials="GS">
    <w:p w14:paraId="70A7C66B" w14:textId="6447D030" w:rsidR="00FD57BB" w:rsidRDefault="00FD57BB">
      <w:pPr>
        <w:pStyle w:val="CommentText"/>
      </w:pPr>
      <w:r>
        <w:rPr>
          <w:rStyle w:val="CommentReference"/>
        </w:rPr>
        <w:annotationRef/>
      </w:r>
      <w:r>
        <w:t>Get the actual number</w:t>
      </w:r>
    </w:p>
  </w:comment>
  <w:comment w:id="135" w:author="Louise Brown (staff)" w:date="2022-03-12T16:53:00Z" w:initials="LB(">
    <w:p w14:paraId="4CBFC488" w14:textId="5B1616EB" w:rsidR="0027238B" w:rsidRDefault="0027238B">
      <w:pPr>
        <w:pStyle w:val="CommentText"/>
      </w:pPr>
      <w:r>
        <w:rPr>
          <w:rStyle w:val="CommentReference"/>
        </w:rPr>
        <w:annotationRef/>
      </w:r>
      <w:r>
        <w:t>Isn’t this a sub-section of 7.3</w:t>
      </w:r>
      <w:r w:rsidR="00560BD3">
        <w:t>, otherwise 7.3 seems like a rather cursory comment on the result</w:t>
      </w:r>
    </w:p>
  </w:comment>
  <w:comment w:id="137" w:author="Thomas Turner (staff)" w:date="2022-03-22T13:31:00Z" w:initials="TT(">
    <w:p w14:paraId="27AFBE6F" w14:textId="77777777" w:rsidR="0068789F" w:rsidRDefault="0068789F">
      <w:pPr>
        <w:pStyle w:val="CommentText"/>
      </w:pPr>
      <w:r>
        <w:rPr>
          <w:rStyle w:val="CommentReference"/>
        </w:rPr>
        <w:annotationRef/>
      </w:r>
      <w:r>
        <w:t xml:space="preserve">Some pictures would help to clarify – even if it’s </w:t>
      </w:r>
      <w:proofErr w:type="gramStart"/>
      <w:r>
        <w:t>referring back</w:t>
      </w:r>
      <w:proofErr w:type="gramEnd"/>
      <w:r>
        <w:t xml:space="preserve"> to figures previously presented in other </w:t>
      </w:r>
      <w:proofErr w:type="spellStart"/>
      <w:r>
        <w:t>sectiond</w:t>
      </w:r>
      <w:proofErr w:type="spellEnd"/>
    </w:p>
  </w:comment>
  <w:comment w:id="144" w:author="Louise Brown (staff)" w:date="2022-03-12T16:55:00Z" w:initials="LB(">
    <w:p w14:paraId="48BA091A" w14:textId="67F9C98C" w:rsidR="00195576" w:rsidRDefault="00195576">
      <w:pPr>
        <w:pStyle w:val="CommentText"/>
      </w:pPr>
      <w:r>
        <w:rPr>
          <w:rStyle w:val="CommentReference"/>
        </w:rPr>
        <w:annotationRef/>
      </w:r>
      <w:r w:rsidR="00667B18">
        <w:t>Provides information – be confident about it!</w:t>
      </w:r>
    </w:p>
  </w:comment>
  <w:comment w:id="146" w:author="Thomas Turner (staff)" w:date="2022-03-22T13:31:00Z" w:initials="TT(">
    <w:p w14:paraId="1C298204" w14:textId="77777777" w:rsidR="00C948F4" w:rsidRDefault="00C948F4">
      <w:pPr>
        <w:pStyle w:val="CommentText"/>
      </w:pPr>
      <w:r>
        <w:rPr>
          <w:rStyle w:val="CommentReference"/>
        </w:rPr>
        <w:annotationRef/>
      </w:r>
      <w:r>
        <w:t>Would be good to be explicit about what information</w:t>
      </w:r>
    </w:p>
  </w:comment>
  <w:comment w:id="155" w:author="Louise Brown (staff)" w:date="2022-03-12T16:57:00Z" w:initials="LB(">
    <w:p w14:paraId="428CC164" w14:textId="1DC7A1AC" w:rsidR="00541B16" w:rsidRDefault="00541B16">
      <w:pPr>
        <w:pStyle w:val="CommentText"/>
      </w:pPr>
      <w:r>
        <w:rPr>
          <w:rStyle w:val="CommentReference"/>
        </w:rPr>
        <w:annotationRef/>
      </w:r>
      <w:r w:rsidR="00313552">
        <w:t>Phrasing a little strange</w:t>
      </w:r>
    </w:p>
  </w:comment>
  <w:comment w:id="156" w:author="Thomas Turner (staff)" w:date="2022-03-22T13:32:00Z" w:initials="TT(">
    <w:p w14:paraId="7F6D972F" w14:textId="77777777" w:rsidR="0039672A" w:rsidRDefault="0039672A">
      <w:pPr>
        <w:pStyle w:val="CommentText"/>
      </w:pPr>
      <w:r>
        <w:rPr>
          <w:rStyle w:val="CommentReference"/>
        </w:rPr>
        <w:annotationRef/>
      </w:r>
      <w:r>
        <w:t>Odd wording</w:t>
      </w:r>
    </w:p>
  </w:comment>
  <w:comment w:id="168" w:author="George Spackman" w:date="2022-02-18T09:57:00Z" w:initials="GS">
    <w:p w14:paraId="1E8A5037" w14:textId="384F7817" w:rsidR="00FD57BB" w:rsidRDefault="00FD57BB">
      <w:pPr>
        <w:pStyle w:val="CommentText"/>
      </w:pPr>
      <w:r>
        <w:rPr>
          <w:rStyle w:val="CommentReference"/>
        </w:rPr>
        <w:annotationRef/>
      </w:r>
      <w:r>
        <w:t>Ref the paper</w:t>
      </w:r>
    </w:p>
  </w:comment>
  <w:comment w:id="169" w:author="Louise Brown (staff)" w:date="2022-03-12T17:00:00Z" w:initials="LB(">
    <w:p w14:paraId="77E9B44C" w14:textId="6AB06E18" w:rsidR="00E97CD6" w:rsidRDefault="00E97CD6">
      <w:pPr>
        <w:pStyle w:val="CommentText"/>
      </w:pPr>
      <w:r>
        <w:rPr>
          <w:rStyle w:val="CommentReference"/>
        </w:rPr>
        <w:annotationRef/>
      </w:r>
      <w:r>
        <w:t>Is it worth making the comment that this was only</w:t>
      </w:r>
      <w:r w:rsidR="000111C2">
        <w:t xml:space="preserve"> a suggestion as it was based on a very small number of </w:t>
      </w:r>
      <w:r w:rsidR="00D67275">
        <w:t xml:space="preserve">(manually created) </w:t>
      </w:r>
      <w:r w:rsidR="000111C2">
        <w:t xml:space="preserve">examples? </w:t>
      </w:r>
    </w:p>
  </w:comment>
  <w:comment w:id="172" w:author="George Spackman" w:date="2022-02-18T10:54:00Z" w:initials="GS">
    <w:p w14:paraId="007D80E6" w14:textId="72D1B3B1" w:rsidR="003653BE" w:rsidRDefault="003653BE">
      <w:pPr>
        <w:pStyle w:val="CommentText"/>
      </w:pPr>
      <w:r>
        <w:rPr>
          <w:rStyle w:val="CommentReference"/>
        </w:rPr>
        <w:annotationRef/>
      </w:r>
      <w:r>
        <w:t>Ref image from above</w:t>
      </w:r>
    </w:p>
  </w:comment>
  <w:comment w:id="173" w:author="George Spackman" w:date="2022-02-18T13:36:00Z" w:initials="GS">
    <w:p w14:paraId="7867F897" w14:textId="025789E4" w:rsidR="00CC0569" w:rsidRDefault="00CC0569">
      <w:pPr>
        <w:pStyle w:val="CommentText"/>
      </w:pPr>
      <w:r>
        <w:rPr>
          <w:rStyle w:val="CommentReference"/>
        </w:rPr>
        <w:annotationRef/>
      </w:r>
      <w:r>
        <w:t>Figure number</w:t>
      </w:r>
    </w:p>
  </w:comment>
  <w:comment w:id="174" w:author="Louise Brown (staff)" w:date="2022-03-12T17:15:00Z" w:initials="LB(">
    <w:p w14:paraId="45E91479" w14:textId="082F1D4E" w:rsidR="00DB7C3F" w:rsidRDefault="00DB7C3F">
      <w:pPr>
        <w:pStyle w:val="CommentText"/>
      </w:pPr>
      <w:r>
        <w:rPr>
          <w:rStyle w:val="CommentReference"/>
        </w:rPr>
        <w:annotationRef/>
      </w:r>
      <w:r w:rsidR="00A34891">
        <w:t>Could you orientate this to match the figs below so it’s easier to relate them to each other?</w:t>
      </w:r>
    </w:p>
  </w:comment>
  <w:comment w:id="177" w:author="Louise Brown (staff)" w:date="2022-03-12T17:13:00Z" w:initials="LB(">
    <w:p w14:paraId="1CCC983A" w14:textId="63A9BBE4" w:rsidR="00F469A5" w:rsidRDefault="00F469A5">
      <w:pPr>
        <w:pStyle w:val="CommentText"/>
      </w:pPr>
      <w:r>
        <w:rPr>
          <w:rStyle w:val="CommentReference"/>
        </w:rPr>
        <w:annotationRef/>
      </w:r>
      <w:r>
        <w:t xml:space="preserve">Add </w:t>
      </w:r>
      <w:proofErr w:type="spellStart"/>
      <w:proofErr w:type="gramStart"/>
      <w:r>
        <w:t>a,b</w:t>
      </w:r>
      <w:proofErr w:type="spellEnd"/>
      <w:proofErr w:type="gramEnd"/>
      <w:r>
        <w:t xml:space="preserve"> etc for clarity</w:t>
      </w:r>
    </w:p>
  </w:comment>
  <w:comment w:id="180" w:author="Louise Brown (staff)" w:date="2022-03-12T17:18:00Z" w:initials="LB(">
    <w:p w14:paraId="18FF1DE2" w14:textId="32DBCBB7" w:rsidR="00300810" w:rsidRDefault="00300810">
      <w:pPr>
        <w:pStyle w:val="CommentText"/>
      </w:pPr>
      <w:r>
        <w:rPr>
          <w:rStyle w:val="CommentReference"/>
        </w:rPr>
        <w:annotationRef/>
      </w:r>
      <w:r>
        <w:t>Could you annotate the figure to show this?</w:t>
      </w:r>
    </w:p>
  </w:comment>
  <w:comment w:id="181" w:author="Louise Brown (staff)" w:date="2022-03-12T17:19:00Z" w:initials="LB(">
    <w:p w14:paraId="7A04447F" w14:textId="313C9662" w:rsidR="005B1168" w:rsidRDefault="005B1168">
      <w:pPr>
        <w:pStyle w:val="CommentText"/>
      </w:pPr>
      <w:r>
        <w:rPr>
          <w:rStyle w:val="CommentReference"/>
        </w:rPr>
        <w:annotationRef/>
      </w:r>
      <w:r>
        <w:t>Is shown</w:t>
      </w:r>
    </w:p>
  </w:comment>
  <w:comment w:id="195" w:author="George Spackman" w:date="2022-02-18T13:36:00Z" w:initials="GS">
    <w:p w14:paraId="402B1EC7" w14:textId="64850255" w:rsidR="00CC0569" w:rsidRDefault="00CC0569">
      <w:pPr>
        <w:pStyle w:val="CommentText"/>
      </w:pPr>
      <w:r>
        <w:rPr>
          <w:rStyle w:val="CommentReference"/>
        </w:rPr>
        <w:annotationRef/>
      </w:r>
      <w:r>
        <w:t>Figure number</w:t>
      </w:r>
    </w:p>
  </w:comment>
  <w:comment w:id="187" w:author="Louise Brown (staff)" w:date="2022-03-12T17:21:00Z" w:initials="LB(">
    <w:p w14:paraId="209E730B" w14:textId="44286BD1" w:rsidR="00262D46" w:rsidRDefault="00262D46">
      <w:pPr>
        <w:pStyle w:val="CommentText"/>
      </w:pPr>
      <w:r>
        <w:rPr>
          <w:rStyle w:val="CommentReference"/>
        </w:rPr>
        <w:annotationRef/>
      </w:r>
      <w:r>
        <w:t>Check phrasing</w:t>
      </w:r>
    </w:p>
  </w:comment>
  <w:comment w:id="203" w:author="Louise Brown (staff)" w:date="2022-03-12T17:23:00Z" w:initials="LB(">
    <w:p w14:paraId="6E0F158E" w14:textId="1342DA6C" w:rsidR="00296181" w:rsidRDefault="00296181">
      <w:pPr>
        <w:pStyle w:val="CommentText"/>
      </w:pPr>
      <w:r>
        <w:rPr>
          <w:rStyle w:val="CommentReference"/>
        </w:rPr>
        <w:annotationRef/>
      </w:r>
      <w:r>
        <w:t>Can you put a figure on this?</w:t>
      </w:r>
    </w:p>
  </w:comment>
  <w:comment w:id="204" w:author="George Spackman" w:date="2022-03-25T21:38:00Z" w:initials="GS">
    <w:p w14:paraId="0C47CAC3" w14:textId="1447B1B2" w:rsidR="00745597" w:rsidRDefault="00745597">
      <w:pPr>
        <w:pStyle w:val="CommentText"/>
      </w:pPr>
      <w:r>
        <w:rPr>
          <w:rStyle w:val="CommentReference"/>
        </w:rPr>
        <w:annotationRef/>
      </w:r>
      <w:r>
        <w:t>This is difficult as the boundary be</w:t>
      </w:r>
    </w:p>
  </w:comment>
  <w:comment w:id="216" w:author="Louise Brown (staff)" w:date="2022-03-12T17:25:00Z" w:initials="LB(">
    <w:p w14:paraId="6DCFF6E2" w14:textId="79C13B8B" w:rsidR="00CF18F0" w:rsidRDefault="00CF18F0">
      <w:pPr>
        <w:pStyle w:val="CommentText"/>
      </w:pPr>
      <w:r>
        <w:rPr>
          <w:rStyle w:val="CommentReference"/>
        </w:rPr>
        <w:annotationRef/>
      </w:r>
      <w:r w:rsidR="008371C1">
        <w:t>For which?</w:t>
      </w:r>
    </w:p>
  </w:comment>
  <w:comment w:id="220" w:author="Thomas Turner (staff)" w:date="2022-03-22T13:33:00Z" w:initials="TT(">
    <w:p w14:paraId="7B6F5630" w14:textId="56D89555" w:rsidR="00F96B2A" w:rsidRDefault="00F96B2A">
      <w:pPr>
        <w:pStyle w:val="CommentText"/>
      </w:pPr>
      <w:r>
        <w:rPr>
          <w:rStyle w:val="CommentReference"/>
        </w:rPr>
        <w:annotationRef/>
      </w:r>
      <w:r>
        <w:t>Is this of displacement? Might be worth stating</w:t>
      </w:r>
    </w:p>
  </w:comment>
  <w:comment w:id="222" w:author="Louise Brown (staff)" w:date="2022-03-12T17:28:00Z" w:initials="LB(">
    <w:p w14:paraId="59A5CA77" w14:textId="46D1D40C" w:rsidR="00BB4E12" w:rsidRDefault="00BB4E12">
      <w:pPr>
        <w:pStyle w:val="CommentText"/>
      </w:pPr>
      <w:r>
        <w:rPr>
          <w:rStyle w:val="CommentReference"/>
        </w:rPr>
        <w:annotationRef/>
      </w:r>
      <w:r w:rsidR="00220F8F">
        <w:t>Point to this on the figure?</w:t>
      </w:r>
    </w:p>
  </w:comment>
  <w:comment w:id="230" w:author="Thomas Turner (staff)" w:date="2022-03-22T13:35:00Z" w:initials="TT(">
    <w:p w14:paraId="2D32D7BF" w14:textId="32F2D02F" w:rsidR="00D9726A" w:rsidRDefault="00D9726A">
      <w:pPr>
        <w:pStyle w:val="CommentText"/>
      </w:pPr>
      <w:r>
        <w:rPr>
          <w:rStyle w:val="CommentReference"/>
        </w:rPr>
        <w:annotationRef/>
      </w:r>
      <w:r>
        <w:t>You mean numbers of elements rather than element numbering presumably</w:t>
      </w:r>
    </w:p>
  </w:comment>
  <w:comment w:id="224" w:author="Louise Brown (staff)" w:date="2022-03-12T17:33:00Z" w:initials="LB(">
    <w:p w14:paraId="3228F75A" w14:textId="333E54B0" w:rsidR="00D219B7" w:rsidRDefault="00D219B7">
      <w:pPr>
        <w:pStyle w:val="CommentText"/>
      </w:pPr>
      <w:r>
        <w:rPr>
          <w:rStyle w:val="CommentReference"/>
        </w:rPr>
        <w:annotationRef/>
      </w:r>
      <w:r>
        <w:t>Don’t quite follow this – seems to be saying that more yarns</w:t>
      </w:r>
      <w:r w:rsidR="007A1E91">
        <w:t xml:space="preserve"> lead to quicker failure?</w:t>
      </w:r>
    </w:p>
  </w:comment>
  <w:comment w:id="225" w:author="George Spackman" w:date="2022-03-25T21:18:00Z" w:initials="GS">
    <w:p w14:paraId="04ACF94A" w14:textId="7E968D02" w:rsidR="002F5EA2" w:rsidRDefault="002F5EA2">
      <w:pPr>
        <w:pStyle w:val="CommentText"/>
      </w:pPr>
      <w:r>
        <w:rPr>
          <w:rStyle w:val="CommentReference"/>
        </w:rPr>
        <w:annotationRef/>
      </w:r>
      <w:r>
        <w:t>Not resolved – revisit this!</w:t>
      </w:r>
    </w:p>
  </w:comment>
  <w:comment w:id="233" w:author="Louise Brown (staff)" w:date="2022-03-12T17:26:00Z" w:initials="LB(">
    <w:p w14:paraId="6AC9AEE6" w14:textId="3EEE7F42" w:rsidR="00E15E7B" w:rsidRDefault="00E15E7B">
      <w:pPr>
        <w:pStyle w:val="CommentText"/>
      </w:pPr>
      <w:r>
        <w:rPr>
          <w:rStyle w:val="CommentReference"/>
        </w:rPr>
        <w:annotationRef/>
      </w:r>
      <w:r>
        <w:t>Figure needs more labels/annotations</w:t>
      </w:r>
    </w:p>
  </w:comment>
  <w:comment w:id="235" w:author="Louise Brown (staff)" w:date="2022-03-12T17:36:00Z" w:initials="LB(">
    <w:p w14:paraId="4A767558" w14:textId="700AF55D" w:rsidR="003D7AF5" w:rsidRDefault="003D7AF5">
      <w:pPr>
        <w:pStyle w:val="CommentText"/>
      </w:pPr>
      <w:r>
        <w:rPr>
          <w:rStyle w:val="CommentReference"/>
        </w:rPr>
        <w:annotationRef/>
      </w:r>
      <w:r w:rsidR="006A741A">
        <w:t>Is this the right word? Is it not that it isn’t clearly defined?</w:t>
      </w:r>
    </w:p>
  </w:comment>
  <w:comment w:id="236" w:author="George Spackman [2]" w:date="2022-03-01T09:26:00Z" w:initials="GS">
    <w:p w14:paraId="6F300951" w14:textId="73B92DCB" w:rsidR="00A95DC0" w:rsidRDefault="00A95DC0">
      <w:pPr>
        <w:pStyle w:val="CommentText"/>
      </w:pPr>
      <w:r>
        <w:rPr>
          <w:rStyle w:val="CommentReference"/>
        </w:rPr>
        <w:annotationRef/>
      </w:r>
      <w:r>
        <w:t>Graph has no axis labels</w:t>
      </w:r>
    </w:p>
  </w:comment>
  <w:comment w:id="237" w:author="Louise Brown (staff)" w:date="2022-03-12T17:39:00Z" w:initials="LB(">
    <w:p w14:paraId="3AEA5E68" w14:textId="77777777" w:rsidR="00BF2853" w:rsidRDefault="00B92EFC">
      <w:pPr>
        <w:pStyle w:val="CommentText"/>
      </w:pPr>
      <w:r>
        <w:rPr>
          <w:rStyle w:val="CommentReference"/>
        </w:rPr>
        <w:annotationRef/>
      </w:r>
      <w:r>
        <w:t xml:space="preserve">Check this is </w:t>
      </w:r>
      <w:r w:rsidR="00BF2853">
        <w:t>clear on the printed page – I had to zoom in to see clearly.</w:t>
      </w:r>
    </w:p>
    <w:p w14:paraId="2729F023" w14:textId="565C05B8" w:rsidR="00BF2853" w:rsidRDefault="00BF2853">
      <w:pPr>
        <w:pStyle w:val="CommentText"/>
      </w:pPr>
      <w:r>
        <w:t xml:space="preserve">Is it possible to change </w:t>
      </w:r>
      <w:r w:rsidR="005B155F">
        <w:t>line colours – quite hard to distinguish between worst and straight</w:t>
      </w:r>
    </w:p>
  </w:comment>
  <w:comment w:id="238" w:author="Thomas Turner (staff)" w:date="2022-03-22T13:35:00Z" w:initials="TT(">
    <w:p w14:paraId="2A4DEE12" w14:textId="77777777" w:rsidR="002E7B4F" w:rsidRDefault="002E7B4F">
      <w:pPr>
        <w:pStyle w:val="CommentText"/>
      </w:pPr>
      <w:r>
        <w:rPr>
          <w:rStyle w:val="CommentReference"/>
        </w:rPr>
        <w:annotationRef/>
      </w:r>
      <w:r>
        <w:t xml:space="preserve">Probably said this before but do what you can to make the graphs consistent </w:t>
      </w:r>
      <w:r w:rsidR="001737FE">
        <w:t xml:space="preserve">in font with the main text, remove borders and titles and try to make good use of dotted / dashed lines instead of relying on colour. Make sure axis </w:t>
      </w:r>
      <w:r w:rsidR="00160CB0">
        <w:t>limits are correct and that you’re making maximum use of the space</w:t>
      </w:r>
    </w:p>
  </w:comment>
  <w:comment w:id="239" w:author="George Spackman" w:date="2022-03-25T21:16:00Z" w:initials="GS">
    <w:p w14:paraId="735A225F" w14:textId="58298E1D" w:rsidR="002F5EA2" w:rsidRDefault="002F5EA2">
      <w:pPr>
        <w:pStyle w:val="CommentText"/>
      </w:pPr>
      <w:r>
        <w:rPr>
          <w:rStyle w:val="CommentReference"/>
        </w:rPr>
        <w:annotationRef/>
      </w:r>
      <w:proofErr w:type="gramStart"/>
      <w:r>
        <w:t>Also</w:t>
      </w:r>
      <w:proofErr w:type="gramEnd"/>
      <w:r>
        <w:t xml:space="preserve"> a Sunday job</w:t>
      </w:r>
    </w:p>
  </w:comment>
  <w:comment w:id="247" w:author="Thomas Turner (staff)" w:date="2022-03-22T13:37:00Z" w:initials="TT(">
    <w:p w14:paraId="1DB355B8" w14:textId="09B2F97F" w:rsidR="00160CB0" w:rsidRDefault="00160CB0">
      <w:pPr>
        <w:pStyle w:val="CommentText"/>
      </w:pPr>
      <w:r>
        <w:rPr>
          <w:rStyle w:val="CommentReference"/>
        </w:rPr>
        <w:annotationRef/>
      </w:r>
      <w:r>
        <w:t>Appears? But is it an artifact or read?</w:t>
      </w:r>
    </w:p>
  </w:comment>
  <w:comment w:id="244" w:author="Louise Brown (staff)" w:date="2022-03-12T17:41:00Z" w:initials="LB(">
    <w:p w14:paraId="054DC777" w14:textId="1AC8EC36" w:rsidR="00FD1263" w:rsidRDefault="00FD1263">
      <w:pPr>
        <w:pStyle w:val="CommentText"/>
      </w:pPr>
      <w:r>
        <w:rPr>
          <w:rStyle w:val="CommentReference"/>
        </w:rPr>
        <w:annotationRef/>
      </w:r>
      <w:r>
        <w:t>Because?</w:t>
      </w:r>
    </w:p>
  </w:comment>
  <w:comment w:id="255" w:author="Louise Brown (staff)" w:date="2022-03-12T17:41:00Z" w:initials="LB(">
    <w:p w14:paraId="291A8A04" w14:textId="2E9AE925" w:rsidR="00FD1263" w:rsidRDefault="00FD1263">
      <w:pPr>
        <w:pStyle w:val="CommentText"/>
      </w:pPr>
      <w:r>
        <w:rPr>
          <w:rStyle w:val="CommentReference"/>
        </w:rPr>
        <w:annotationRef/>
      </w:r>
      <w:r>
        <w:t>Elements?</w:t>
      </w:r>
    </w:p>
  </w:comment>
  <w:comment w:id="259" w:author="Louise Brown (staff)" w:date="2022-03-12T17:42:00Z" w:initials="LB(">
    <w:p w14:paraId="5CEE1C64" w14:textId="2089FB60" w:rsidR="00FD1263" w:rsidRDefault="00FD1263">
      <w:pPr>
        <w:pStyle w:val="CommentText"/>
      </w:pPr>
      <w:r>
        <w:rPr>
          <w:rStyle w:val="CommentReference"/>
        </w:rPr>
        <w:annotationRef/>
      </w:r>
      <w:r>
        <w:t>not a complete sentence</w:t>
      </w:r>
    </w:p>
  </w:comment>
  <w:comment w:id="265" w:author="George Spackman [2]" w:date="2022-03-05T17:58:00Z" w:initials="GS">
    <w:p w14:paraId="228E2B3A" w14:textId="756164AD" w:rsidR="00CC0F6B" w:rsidRDefault="00CC0F6B">
      <w:pPr>
        <w:pStyle w:val="CommentText"/>
      </w:pPr>
      <w:r>
        <w:rPr>
          <w:rStyle w:val="CommentReference"/>
        </w:rPr>
        <w:annotationRef/>
      </w:r>
      <w:r>
        <w:t xml:space="preserve">Maybe need to query more points around </w:t>
      </w:r>
      <w:proofErr w:type="gramStart"/>
      <w:r>
        <w:t>the  0</w:t>
      </w:r>
      <w:proofErr w:type="gramEnd"/>
      <w:r>
        <w:t>.1mm mark</w:t>
      </w:r>
    </w:p>
  </w:comment>
  <w:comment w:id="266" w:author="Thomas Turner (staff)" w:date="2022-03-22T13:37:00Z" w:initials="TT(">
    <w:p w14:paraId="0B46C587" w14:textId="5A60DA62" w:rsidR="001220D7" w:rsidRDefault="001220D7">
      <w:pPr>
        <w:pStyle w:val="CommentText"/>
      </w:pPr>
      <w:r>
        <w:rPr>
          <w:rStyle w:val="CommentReference"/>
        </w:rPr>
        <w:annotationRef/>
      </w:r>
      <w:r>
        <w:t>Yes!</w:t>
      </w:r>
    </w:p>
  </w:comment>
  <w:comment w:id="267" w:author="George Spackman" w:date="2022-03-25T21:14:00Z" w:initials="GS">
    <w:p w14:paraId="777007D4" w14:textId="4928A9B0" w:rsidR="003229F1" w:rsidRDefault="003229F1">
      <w:pPr>
        <w:pStyle w:val="CommentText"/>
      </w:pPr>
      <w:r>
        <w:rPr>
          <w:rStyle w:val="CommentReference"/>
        </w:rPr>
        <w:annotationRef/>
      </w:r>
      <w:r>
        <w:t>Do this on Sunday in the office.</w:t>
      </w:r>
    </w:p>
  </w:comment>
  <w:comment w:id="270" w:author="Thomas Turner (staff)" w:date="2022-03-22T13:39:00Z" w:initials="TT(">
    <w:p w14:paraId="14F8726B" w14:textId="6B4C69A3" w:rsidR="00232BCA" w:rsidRDefault="00232BCA">
      <w:pPr>
        <w:pStyle w:val="CommentText"/>
      </w:pPr>
      <w:r>
        <w:rPr>
          <w:rStyle w:val="CommentReference"/>
        </w:rPr>
        <w:annotationRef/>
      </w:r>
      <w:r>
        <w:t>I guess my feeling is that you’ve adequately covered the simulation &amp; optimisation aspects but there are some questions remaining about what exactly makes the good one good. Is it all about the noodle region</w:t>
      </w:r>
      <w:r w:rsidR="0085069F">
        <w:t xml:space="preserve"> or is it the level of </w:t>
      </w:r>
      <w:proofErr w:type="gramStart"/>
      <w:r w:rsidR="0085069F">
        <w:t>entanglement.</w:t>
      </w:r>
      <w:proofErr w:type="gramEnd"/>
      <w:r w:rsidR="0085069F">
        <w:t xml:space="preserve"> I think some would argue that you haven’t really nailed it</w:t>
      </w:r>
    </w:p>
  </w:comment>
  <w:comment w:id="275" w:author="Thomas Turner (staff)" w:date="2022-03-22T13:38:00Z" w:initials="TT(">
    <w:p w14:paraId="0C508058" w14:textId="709F5CA3" w:rsidR="00F1287D" w:rsidRDefault="00F1287D">
      <w:pPr>
        <w:pStyle w:val="CommentText"/>
      </w:pPr>
      <w:r>
        <w:rPr>
          <w:rStyle w:val="CommentReference"/>
        </w:rPr>
        <w:annotationRef/>
      </w:r>
      <w:r>
        <w:t>Maybe remove this</w:t>
      </w:r>
      <w:r w:rsidR="003F6040">
        <w:t>. “</w:t>
      </w:r>
      <w:proofErr w:type="gramStart"/>
      <w:r w:rsidR="003F6040">
        <w:t>optimisation</w:t>
      </w:r>
      <w:proofErr w:type="gramEnd"/>
      <w:r w:rsidR="003F6040">
        <w:t xml:space="preserve"> of T-joint reinforcement has been carried out” or something</w:t>
      </w:r>
    </w:p>
  </w:comment>
  <w:comment w:id="274" w:author="Louise Brown (staff)" w:date="2022-03-12T17:44:00Z" w:initials="LB(">
    <w:p w14:paraId="7880ABFC" w14:textId="726E5087" w:rsidR="00A406A1" w:rsidRDefault="00A406A1">
      <w:pPr>
        <w:pStyle w:val="CommentText"/>
      </w:pPr>
      <w:r>
        <w:rPr>
          <w:rStyle w:val="CommentReference"/>
        </w:rPr>
        <w:annotationRef/>
      </w:r>
      <w:r>
        <w:t>Phrasing – it wasn’t carried out in the chapter</w:t>
      </w:r>
    </w:p>
  </w:comment>
  <w:comment w:id="285" w:author="Louise Brown (staff)" w:date="2022-03-12T17:47:00Z" w:initials="LB(">
    <w:p w14:paraId="24BEDC97" w14:textId="6902CA43" w:rsidR="00432416" w:rsidRDefault="00432416">
      <w:pPr>
        <w:pStyle w:val="CommentText"/>
      </w:pPr>
      <w:r>
        <w:rPr>
          <w:rStyle w:val="CommentReference"/>
        </w:rPr>
        <w:annotationRef/>
      </w:r>
      <w:r w:rsidR="00A548F4">
        <w:t>Would it have been worth making this point in the discussion of the results?</w:t>
      </w:r>
    </w:p>
  </w:comment>
  <w:comment w:id="286" w:author="Louise Brown (staff)" w:date="2022-03-12T17:48:00Z" w:initials="LB(">
    <w:p w14:paraId="3FC7E3DD" w14:textId="69A07B25" w:rsidR="001162BA" w:rsidRDefault="001162BA">
      <w:pPr>
        <w:pStyle w:val="CommentText"/>
      </w:pPr>
      <w:r>
        <w:rPr>
          <w:rStyle w:val="CommentReference"/>
        </w:rPr>
        <w:annotationRef/>
      </w:r>
      <w:r w:rsidR="00E87B56">
        <w:t xml:space="preserve">Can you sound more confident about this? </w:t>
      </w:r>
      <w:r w:rsidR="008C1CE5">
        <w:t>Phrase it more as a conclusion that you have drawn than a suggestion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2AB4FF" w15:done="0"/>
  <w15:commentEx w15:paraId="680C90E9" w15:done="1"/>
  <w15:commentEx w15:paraId="15E92F23" w15:done="0"/>
  <w15:commentEx w15:paraId="554F0C6B" w15:done="1"/>
  <w15:commentEx w15:paraId="50431E79" w15:done="1"/>
  <w15:commentEx w15:paraId="4DFF2DAE" w15:done="1"/>
  <w15:commentEx w15:paraId="201FCE77" w15:done="0"/>
  <w15:commentEx w15:paraId="7D7CD32E" w15:done="1"/>
  <w15:commentEx w15:paraId="1DC8BF2C" w15:done="1"/>
  <w15:commentEx w15:paraId="68275DEC" w15:done="1"/>
  <w15:commentEx w15:paraId="28C04EE1" w15:done="1"/>
  <w15:commentEx w15:paraId="65EE9850" w15:done="1"/>
  <w15:commentEx w15:paraId="5E0BB979" w15:done="1"/>
  <w15:commentEx w15:paraId="12542D2C" w15:paraIdParent="5E0BB979" w15:done="1"/>
  <w15:commentEx w15:paraId="074FCC42" w15:done="0"/>
  <w15:commentEx w15:paraId="5B826204" w15:done="1"/>
  <w15:commentEx w15:paraId="39C88BB8" w15:done="0"/>
  <w15:commentEx w15:paraId="1B5BB15B" w15:paraIdParent="39C88BB8" w15:done="0"/>
  <w15:commentEx w15:paraId="3BB614B1" w15:paraIdParent="39C88BB8" w15:done="0"/>
  <w15:commentEx w15:paraId="70A7C66B" w15:done="1"/>
  <w15:commentEx w15:paraId="4CBFC488" w15:done="1"/>
  <w15:commentEx w15:paraId="27AFBE6F" w15:done="0"/>
  <w15:commentEx w15:paraId="48BA091A" w15:done="1"/>
  <w15:commentEx w15:paraId="1C298204" w15:done="1"/>
  <w15:commentEx w15:paraId="428CC164" w15:done="1"/>
  <w15:commentEx w15:paraId="7F6D972F" w15:done="1"/>
  <w15:commentEx w15:paraId="1E8A5037" w15:done="0"/>
  <w15:commentEx w15:paraId="77E9B44C" w15:done="1"/>
  <w15:commentEx w15:paraId="007D80E6" w15:done="0"/>
  <w15:commentEx w15:paraId="7867F897" w15:done="0"/>
  <w15:commentEx w15:paraId="45E91479" w15:done="1"/>
  <w15:commentEx w15:paraId="1CCC983A" w15:done="0"/>
  <w15:commentEx w15:paraId="18FF1DE2" w15:done="0"/>
  <w15:commentEx w15:paraId="7A04447F" w15:done="1"/>
  <w15:commentEx w15:paraId="402B1EC7" w15:done="1"/>
  <w15:commentEx w15:paraId="209E730B" w15:done="1"/>
  <w15:commentEx w15:paraId="6E0F158E" w15:done="1"/>
  <w15:commentEx w15:paraId="0C47CAC3" w15:paraIdParent="6E0F158E" w15:done="1"/>
  <w15:commentEx w15:paraId="6DCFF6E2" w15:done="1"/>
  <w15:commentEx w15:paraId="7B6F5630" w15:done="1"/>
  <w15:commentEx w15:paraId="59A5CA77" w15:done="0"/>
  <w15:commentEx w15:paraId="2D32D7BF" w15:done="1"/>
  <w15:commentEx w15:paraId="3228F75A" w15:done="1"/>
  <w15:commentEx w15:paraId="04ACF94A" w15:paraIdParent="3228F75A" w15:done="1"/>
  <w15:commentEx w15:paraId="6AC9AEE6" w15:done="0"/>
  <w15:commentEx w15:paraId="4A767558" w15:done="0"/>
  <w15:commentEx w15:paraId="6F300951" w15:done="0"/>
  <w15:commentEx w15:paraId="2729F023" w15:done="0"/>
  <w15:commentEx w15:paraId="2A4DEE12" w15:done="0"/>
  <w15:commentEx w15:paraId="735A225F" w15:paraIdParent="2A4DEE12" w15:done="0"/>
  <w15:commentEx w15:paraId="1DB355B8" w15:done="1"/>
  <w15:commentEx w15:paraId="054DC777" w15:done="1"/>
  <w15:commentEx w15:paraId="291A8A04" w15:done="1"/>
  <w15:commentEx w15:paraId="5CEE1C64" w15:done="1"/>
  <w15:commentEx w15:paraId="228E2B3A" w15:done="0"/>
  <w15:commentEx w15:paraId="0B46C587" w15:paraIdParent="228E2B3A" w15:done="0"/>
  <w15:commentEx w15:paraId="777007D4" w15:paraIdParent="228E2B3A" w15:done="0"/>
  <w15:commentEx w15:paraId="14F8726B" w15:done="0"/>
  <w15:commentEx w15:paraId="0C508058" w15:done="0"/>
  <w15:commentEx w15:paraId="7880ABFC" w15:done="1"/>
  <w15:commentEx w15:paraId="24BEDC97" w15:done="1"/>
  <w15:commentEx w15:paraId="3FC7E3D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3730A" w16cex:dateUtc="2022-03-21T21:56:00Z"/>
  <w16cex:commentExtensible w16cex:durableId="25D74097" w16cex:dateUtc="2022-03-12T15:53:00Z"/>
  <w16cex:commentExtensible w16cex:durableId="25E37361" w16cex:dateUtc="2022-03-21T21:57:00Z"/>
  <w16cex:commentExtensible w16cex:durableId="25E37380" w16cex:dateUtc="2022-03-21T21:58:00Z"/>
  <w16cex:commentExtensible w16cex:durableId="25A39C42" w16cex:dateUtc="2022-02-01T11:47:00Z"/>
  <w16cex:commentExtensible w16cex:durableId="25E373A4" w16cex:dateUtc="2022-03-21T21:59:00Z"/>
  <w16cex:commentExtensible w16cex:durableId="25E373B6" w16cex:dateUtc="2022-03-21T21:59:00Z"/>
  <w16cex:commentExtensible w16cex:durableId="25A4DA81" w16cex:dateUtc="2022-02-02T10:25:00Z"/>
  <w16cex:commentExtensible w16cex:durableId="25D74998" w16cex:dateUtc="2022-03-12T16:32:00Z"/>
  <w16cex:commentExtensible w16cex:durableId="25E37D01" w16cex:dateUtc="2022-03-21T22:38:00Z"/>
  <w16cex:commentExtensible w16cex:durableId="25D74A99" w16cex:dateUtc="2022-03-12T16:36:00Z"/>
  <w16cex:commentExtensible w16cex:durableId="25E37DB0" w16cex:dateUtc="2022-03-21T22:41:00Z"/>
  <w16cex:commentExtensible w16cex:durableId="25D74D40" w16cex:dateUtc="2022-03-12T16:48:00Z"/>
  <w16cex:commentExtensible w16cex:durableId="25DF2CCD" w16cex:dateUtc="2022-03-18T16:07:00Z"/>
  <w16cex:commentExtensible w16cex:durableId="25E8A9AA" w16cex:dateUtc="2022-03-21T22:42:00Z"/>
  <w16cex:commentExtensible w16cex:durableId="25E37E03" w16cex:dateUtc="2022-03-21T22:43:00Z"/>
  <w16cex:commentExtensible w16cex:durableId="25DE0E2B" w16cex:dateUtc="2022-03-05T17:57:00Z"/>
  <w16cex:commentExtensible w16cex:durableId="25E8A9AB" w16cex:dateUtc="2022-03-22T13:29:00Z"/>
  <w16cex:commentExtensible w16cex:durableId="25D74E0E" w16cex:dateUtc="2022-03-12T16:51:00Z"/>
  <w16cex:commentExtensible w16cex:durableId="25B9EBBC" w16cex:dateUtc="2022-02-18T09:56:00Z"/>
  <w16cex:commentExtensible w16cex:durableId="25D74E90" w16cex:dateUtc="2022-03-12T16:53:00Z"/>
  <w16cex:commentExtensible w16cex:durableId="25E8A9AC" w16cex:dateUtc="2022-03-22T13:31:00Z"/>
  <w16cex:commentExtensible w16cex:durableId="25D74F02" w16cex:dateUtc="2022-03-12T16:55:00Z"/>
  <w16cex:commentExtensible w16cex:durableId="25E8A9AD" w16cex:dateUtc="2022-03-22T13:31:00Z"/>
  <w16cex:commentExtensible w16cex:durableId="25D74F8F" w16cex:dateUtc="2022-03-12T16:57:00Z"/>
  <w16cex:commentExtensible w16cex:durableId="25E8A9AE" w16cex:dateUtc="2022-03-22T13:32:00Z"/>
  <w16cex:commentExtensible w16cex:durableId="25B9EC14" w16cex:dateUtc="2022-02-18T09:57:00Z"/>
  <w16cex:commentExtensible w16cex:durableId="25D75035" w16cex:dateUtc="2022-03-12T17:00:00Z"/>
  <w16cex:commentExtensible w16cex:durableId="25B9F971" w16cex:dateUtc="2022-02-18T10:54:00Z"/>
  <w16cex:commentExtensible w16cex:durableId="25BA1F66" w16cex:dateUtc="2022-02-18T13:36:00Z"/>
  <w16cex:commentExtensible w16cex:durableId="25D753AC" w16cex:dateUtc="2022-03-12T17:15:00Z"/>
  <w16cex:commentExtensible w16cex:durableId="25D7534A" w16cex:dateUtc="2022-03-12T17:13:00Z"/>
  <w16cex:commentExtensible w16cex:durableId="25D7545C" w16cex:dateUtc="2022-03-12T17:18:00Z"/>
  <w16cex:commentExtensible w16cex:durableId="25D754AD" w16cex:dateUtc="2022-03-12T17:19:00Z"/>
  <w16cex:commentExtensible w16cex:durableId="25BA1F4E" w16cex:dateUtc="2022-02-18T13:36:00Z"/>
  <w16cex:commentExtensible w16cex:durableId="25D7550B" w16cex:dateUtc="2022-03-12T17:21:00Z"/>
  <w16cex:commentExtensible w16cex:durableId="25D75592" w16cex:dateUtc="2022-03-12T17:23:00Z"/>
  <w16cex:commentExtensible w16cex:durableId="25E8B4D3" w16cex:dateUtc="2022-03-25T21:38:00Z"/>
  <w16cex:commentExtensible w16cex:durableId="25D7560D" w16cex:dateUtc="2022-03-12T17:25:00Z"/>
  <w16cex:commentExtensible w16cex:durableId="25E44EC6" w16cex:dateUtc="2022-03-22T13:33:00Z"/>
  <w16cex:commentExtensible w16cex:durableId="25D756D2" w16cex:dateUtc="2022-03-12T17:28:00Z"/>
  <w16cex:commentExtensible w16cex:durableId="25E44F0F" w16cex:dateUtc="2022-03-22T13:35:00Z"/>
  <w16cex:commentExtensible w16cex:durableId="25D75803" w16cex:dateUtc="2022-03-12T17:33:00Z"/>
  <w16cex:commentExtensible w16cex:durableId="25E8B026" w16cex:dateUtc="2022-03-25T21:18:00Z"/>
  <w16cex:commentExtensible w16cex:durableId="25D7563F" w16cex:dateUtc="2022-03-12T17:26:00Z"/>
  <w16cex:commentExtensible w16cex:durableId="25D7588C" w16cex:dateUtc="2022-03-12T17:36:00Z"/>
  <w16cex:commentExtensible w16cex:durableId="25DE0E31" w16cex:dateUtc="2022-03-01T09:26:00Z"/>
  <w16cex:commentExtensible w16cex:durableId="25D7593D" w16cex:dateUtc="2022-03-12T17:39:00Z"/>
  <w16cex:commentExtensible w16cex:durableId="25E8A9AF" w16cex:dateUtc="2022-03-22T13:35:00Z"/>
  <w16cex:commentExtensible w16cex:durableId="25E8AFBC" w16cex:dateUtc="2022-03-25T21:16:00Z"/>
  <w16cex:commentExtensible w16cex:durableId="25E44F82" w16cex:dateUtc="2022-03-22T13:37:00Z"/>
  <w16cex:commentExtensible w16cex:durableId="25D759CA" w16cex:dateUtc="2022-03-12T17:41:00Z"/>
  <w16cex:commentExtensible w16cex:durableId="25D759E7" w16cex:dateUtc="2022-03-12T17:41:00Z"/>
  <w16cex:commentExtensible w16cex:durableId="25D75A01" w16cex:dateUtc="2022-03-12T17:42:00Z"/>
  <w16cex:commentExtensible w16cex:durableId="25DE0E32" w16cex:dateUtc="2022-03-05T17:58:00Z"/>
  <w16cex:commentExtensible w16cex:durableId="25E44F91" w16cex:dateUtc="2022-03-22T13:37:00Z"/>
  <w16cex:commentExtensible w16cex:durableId="25E8AF4C" w16cex:dateUtc="2022-03-25T21:14:00Z"/>
  <w16cex:commentExtensible w16cex:durableId="25E45009" w16cex:dateUtc="2022-03-22T13:39:00Z"/>
  <w16cex:commentExtensible w16cex:durableId="25E44FD6" w16cex:dateUtc="2022-03-22T13:38:00Z"/>
  <w16cex:commentExtensible w16cex:durableId="25D75A94" w16cex:dateUtc="2022-03-12T17:44:00Z"/>
  <w16cex:commentExtensible w16cex:durableId="25D75B18" w16cex:dateUtc="2022-03-12T17:47:00Z"/>
  <w16cex:commentExtensible w16cex:durableId="25D75B7F" w16cex:dateUtc="2022-03-12T17: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2AB4FF" w16cid:durableId="25E3730A"/>
  <w16cid:commentId w16cid:paraId="680C90E9" w16cid:durableId="25D74097"/>
  <w16cid:commentId w16cid:paraId="15E92F23" w16cid:durableId="25E37361"/>
  <w16cid:commentId w16cid:paraId="554F0C6B" w16cid:durableId="25E37380"/>
  <w16cid:commentId w16cid:paraId="50431E79" w16cid:durableId="25A39C42"/>
  <w16cid:commentId w16cid:paraId="4DFF2DAE" w16cid:durableId="25E373A4"/>
  <w16cid:commentId w16cid:paraId="201FCE77" w16cid:durableId="25E373B6"/>
  <w16cid:commentId w16cid:paraId="7D7CD32E" w16cid:durableId="25A4DA81"/>
  <w16cid:commentId w16cid:paraId="1DC8BF2C" w16cid:durableId="25D74998"/>
  <w16cid:commentId w16cid:paraId="68275DEC" w16cid:durableId="25E37D01"/>
  <w16cid:commentId w16cid:paraId="28C04EE1" w16cid:durableId="25D74A99"/>
  <w16cid:commentId w16cid:paraId="65EE9850" w16cid:durableId="25E37DB0"/>
  <w16cid:commentId w16cid:paraId="5E0BB979" w16cid:durableId="25D74D40"/>
  <w16cid:commentId w16cid:paraId="12542D2C" w16cid:durableId="25DF2CCD"/>
  <w16cid:commentId w16cid:paraId="074FCC42" w16cid:durableId="25E8A9AA"/>
  <w16cid:commentId w16cid:paraId="5B826204" w16cid:durableId="25E37E03"/>
  <w16cid:commentId w16cid:paraId="39C88BB8" w16cid:durableId="25DE0E2B"/>
  <w16cid:commentId w16cid:paraId="1B5BB15B" w16cid:durableId="25E8A9AB"/>
  <w16cid:commentId w16cid:paraId="3BB614B1" w16cid:durableId="25D74E0E"/>
  <w16cid:commentId w16cid:paraId="70A7C66B" w16cid:durableId="25B9EBBC"/>
  <w16cid:commentId w16cid:paraId="4CBFC488" w16cid:durableId="25D74E90"/>
  <w16cid:commentId w16cid:paraId="27AFBE6F" w16cid:durableId="25E8A9AC"/>
  <w16cid:commentId w16cid:paraId="48BA091A" w16cid:durableId="25D74F02"/>
  <w16cid:commentId w16cid:paraId="1C298204" w16cid:durableId="25E8A9AD"/>
  <w16cid:commentId w16cid:paraId="428CC164" w16cid:durableId="25D74F8F"/>
  <w16cid:commentId w16cid:paraId="7F6D972F" w16cid:durableId="25E8A9AE"/>
  <w16cid:commentId w16cid:paraId="1E8A5037" w16cid:durableId="25B9EC14"/>
  <w16cid:commentId w16cid:paraId="77E9B44C" w16cid:durableId="25D75035"/>
  <w16cid:commentId w16cid:paraId="007D80E6" w16cid:durableId="25B9F971"/>
  <w16cid:commentId w16cid:paraId="7867F897" w16cid:durableId="25BA1F66"/>
  <w16cid:commentId w16cid:paraId="45E91479" w16cid:durableId="25D753AC"/>
  <w16cid:commentId w16cid:paraId="1CCC983A" w16cid:durableId="25D7534A"/>
  <w16cid:commentId w16cid:paraId="18FF1DE2" w16cid:durableId="25D7545C"/>
  <w16cid:commentId w16cid:paraId="7A04447F" w16cid:durableId="25D754AD"/>
  <w16cid:commentId w16cid:paraId="402B1EC7" w16cid:durableId="25BA1F4E"/>
  <w16cid:commentId w16cid:paraId="209E730B" w16cid:durableId="25D7550B"/>
  <w16cid:commentId w16cid:paraId="6E0F158E" w16cid:durableId="25D75592"/>
  <w16cid:commentId w16cid:paraId="0C47CAC3" w16cid:durableId="25E8B4D3"/>
  <w16cid:commentId w16cid:paraId="6DCFF6E2" w16cid:durableId="25D7560D"/>
  <w16cid:commentId w16cid:paraId="7B6F5630" w16cid:durableId="25E44EC6"/>
  <w16cid:commentId w16cid:paraId="59A5CA77" w16cid:durableId="25D756D2"/>
  <w16cid:commentId w16cid:paraId="2D32D7BF" w16cid:durableId="25E44F0F"/>
  <w16cid:commentId w16cid:paraId="3228F75A" w16cid:durableId="25D75803"/>
  <w16cid:commentId w16cid:paraId="04ACF94A" w16cid:durableId="25E8B026"/>
  <w16cid:commentId w16cid:paraId="6AC9AEE6" w16cid:durableId="25D7563F"/>
  <w16cid:commentId w16cid:paraId="4A767558" w16cid:durableId="25D7588C"/>
  <w16cid:commentId w16cid:paraId="6F300951" w16cid:durableId="25DE0E31"/>
  <w16cid:commentId w16cid:paraId="2729F023" w16cid:durableId="25D7593D"/>
  <w16cid:commentId w16cid:paraId="2A4DEE12" w16cid:durableId="25E8A9AF"/>
  <w16cid:commentId w16cid:paraId="735A225F" w16cid:durableId="25E8AFBC"/>
  <w16cid:commentId w16cid:paraId="1DB355B8" w16cid:durableId="25E44F82"/>
  <w16cid:commentId w16cid:paraId="054DC777" w16cid:durableId="25D759CA"/>
  <w16cid:commentId w16cid:paraId="291A8A04" w16cid:durableId="25D759E7"/>
  <w16cid:commentId w16cid:paraId="5CEE1C64" w16cid:durableId="25D75A01"/>
  <w16cid:commentId w16cid:paraId="228E2B3A" w16cid:durableId="25DE0E32"/>
  <w16cid:commentId w16cid:paraId="0B46C587" w16cid:durableId="25E44F91"/>
  <w16cid:commentId w16cid:paraId="777007D4" w16cid:durableId="25E8AF4C"/>
  <w16cid:commentId w16cid:paraId="14F8726B" w16cid:durableId="25E45009"/>
  <w16cid:commentId w16cid:paraId="0C508058" w16cid:durableId="25E44FD6"/>
  <w16cid:commentId w16cid:paraId="7880ABFC" w16cid:durableId="25D75A94"/>
  <w16cid:commentId w16cid:paraId="24BEDC97" w16cid:durableId="25D75B18"/>
  <w16cid:commentId w16cid:paraId="3FC7E3DD" w16cid:durableId="25D75B7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BAA552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D7EA2B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6F656B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F06B8C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928EB1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30CCB5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0441F5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994E59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3ACD95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396F22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3828BF14"/>
    <w:lvl w:ilvl="0">
      <w:numFmt w:val="bullet"/>
      <w:lvlText w:val="*"/>
      <w:lvlJc w:val="left"/>
    </w:lvl>
  </w:abstractNum>
  <w:abstractNum w:abstractNumId="11" w15:restartNumberingAfterBreak="0">
    <w:nsid w:val="7C9F3A00"/>
    <w:multiLevelType w:val="hybridMultilevel"/>
    <w:tmpl w:val="66483CB2"/>
    <w:lvl w:ilvl="0" w:tplc="83CEEE2A">
      <w:start w:val="7"/>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10909583">
    <w:abstractNumId w:val="10"/>
    <w:lvlOverride w:ilvl="0">
      <w:lvl w:ilvl="0">
        <w:numFmt w:val="bullet"/>
        <w:lvlText w:val=""/>
        <w:legacy w:legacy="1" w:legacySpace="0" w:legacyIndent="0"/>
        <w:lvlJc w:val="left"/>
        <w:rPr>
          <w:rFonts w:ascii="Wingdings" w:hAnsi="Wingdings" w:hint="default"/>
          <w:sz w:val="56"/>
        </w:rPr>
      </w:lvl>
    </w:lvlOverride>
  </w:num>
  <w:num w:numId="2" w16cid:durableId="2031445118">
    <w:abstractNumId w:val="11"/>
  </w:num>
  <w:num w:numId="3" w16cid:durableId="550850578">
    <w:abstractNumId w:val="0"/>
  </w:num>
  <w:num w:numId="4" w16cid:durableId="1725790259">
    <w:abstractNumId w:val="1"/>
  </w:num>
  <w:num w:numId="5" w16cid:durableId="1318025548">
    <w:abstractNumId w:val="2"/>
  </w:num>
  <w:num w:numId="6" w16cid:durableId="1569681930">
    <w:abstractNumId w:val="3"/>
  </w:num>
  <w:num w:numId="7" w16cid:durableId="1550067783">
    <w:abstractNumId w:val="8"/>
  </w:num>
  <w:num w:numId="8" w16cid:durableId="192882858">
    <w:abstractNumId w:val="4"/>
  </w:num>
  <w:num w:numId="9" w16cid:durableId="756901082">
    <w:abstractNumId w:val="5"/>
  </w:num>
  <w:num w:numId="10" w16cid:durableId="208154755">
    <w:abstractNumId w:val="6"/>
  </w:num>
  <w:num w:numId="11" w16cid:durableId="1419014611">
    <w:abstractNumId w:val="7"/>
  </w:num>
  <w:num w:numId="12" w16cid:durableId="63491457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eorge Spackman">
    <w15:presenceInfo w15:providerId="AD" w15:userId="S::george.spackman@nottingham.ac.uk::056e363e-7cd3-43fe-bc51-15381a29fdd6"/>
  </w15:person>
  <w15:person w15:author="Louise Brown (staff)">
    <w15:presenceInfo w15:providerId="AD" w15:userId="S::louise.brown@nottingham.ac.uk::de8b7712-bd89-438d-bea6-a54e5199a8bd"/>
  </w15:person>
  <w15:person w15:author="Thomas Turner (staff)">
    <w15:presenceInfo w15:providerId="None" w15:userId="Thomas Turner (staff)"/>
  </w15:person>
  <w15:person w15:author="George Spackman [2]">
    <w15:presenceInfo w15:providerId="AD" w15:userId="S-1-5-21-1664130791-3153540899-3044996548-5554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C0C"/>
    <w:rsid w:val="00000FC6"/>
    <w:rsid w:val="000050BA"/>
    <w:rsid w:val="0000560D"/>
    <w:rsid w:val="00010C62"/>
    <w:rsid w:val="000111C2"/>
    <w:rsid w:val="0003183F"/>
    <w:rsid w:val="000716FC"/>
    <w:rsid w:val="000834CA"/>
    <w:rsid w:val="00085E29"/>
    <w:rsid w:val="000923F5"/>
    <w:rsid w:val="000C5EC7"/>
    <w:rsid w:val="001107D0"/>
    <w:rsid w:val="001162BA"/>
    <w:rsid w:val="001220D7"/>
    <w:rsid w:val="00127610"/>
    <w:rsid w:val="00134B76"/>
    <w:rsid w:val="0014671F"/>
    <w:rsid w:val="0014794F"/>
    <w:rsid w:val="00150267"/>
    <w:rsid w:val="00160CB0"/>
    <w:rsid w:val="00165744"/>
    <w:rsid w:val="001737FE"/>
    <w:rsid w:val="00195576"/>
    <w:rsid w:val="00220F8F"/>
    <w:rsid w:val="00224FAC"/>
    <w:rsid w:val="00232BCA"/>
    <w:rsid w:val="0024457E"/>
    <w:rsid w:val="00262D46"/>
    <w:rsid w:val="0027238B"/>
    <w:rsid w:val="00282F61"/>
    <w:rsid w:val="00283F57"/>
    <w:rsid w:val="00296181"/>
    <w:rsid w:val="002A749A"/>
    <w:rsid w:val="002B5433"/>
    <w:rsid w:val="002D55BB"/>
    <w:rsid w:val="002E7B4F"/>
    <w:rsid w:val="002F5EA2"/>
    <w:rsid w:val="00300810"/>
    <w:rsid w:val="003109CB"/>
    <w:rsid w:val="00313552"/>
    <w:rsid w:val="00317A62"/>
    <w:rsid w:val="003229F1"/>
    <w:rsid w:val="00330E15"/>
    <w:rsid w:val="00332996"/>
    <w:rsid w:val="00335794"/>
    <w:rsid w:val="00357438"/>
    <w:rsid w:val="003653BE"/>
    <w:rsid w:val="00373BC7"/>
    <w:rsid w:val="00373BE8"/>
    <w:rsid w:val="00382360"/>
    <w:rsid w:val="00386A15"/>
    <w:rsid w:val="003918D9"/>
    <w:rsid w:val="003962C4"/>
    <w:rsid w:val="0039672A"/>
    <w:rsid w:val="003D7AF5"/>
    <w:rsid w:val="003F159E"/>
    <w:rsid w:val="003F35C9"/>
    <w:rsid w:val="003F6040"/>
    <w:rsid w:val="00427E82"/>
    <w:rsid w:val="00432416"/>
    <w:rsid w:val="00441BEC"/>
    <w:rsid w:val="004429CB"/>
    <w:rsid w:val="00470B07"/>
    <w:rsid w:val="00476A97"/>
    <w:rsid w:val="00504DE3"/>
    <w:rsid w:val="005375EE"/>
    <w:rsid w:val="00541B16"/>
    <w:rsid w:val="00560BD3"/>
    <w:rsid w:val="00596267"/>
    <w:rsid w:val="005962B0"/>
    <w:rsid w:val="00597BA8"/>
    <w:rsid w:val="005A1FB6"/>
    <w:rsid w:val="005B1168"/>
    <w:rsid w:val="005B155F"/>
    <w:rsid w:val="005D60D3"/>
    <w:rsid w:val="005E64E9"/>
    <w:rsid w:val="005F5DB9"/>
    <w:rsid w:val="005F6553"/>
    <w:rsid w:val="00611D91"/>
    <w:rsid w:val="00621091"/>
    <w:rsid w:val="006643EB"/>
    <w:rsid w:val="00664CCF"/>
    <w:rsid w:val="00667B18"/>
    <w:rsid w:val="00670B8F"/>
    <w:rsid w:val="0068789F"/>
    <w:rsid w:val="00693E52"/>
    <w:rsid w:val="006A741A"/>
    <w:rsid w:val="006D602E"/>
    <w:rsid w:val="00745597"/>
    <w:rsid w:val="00785098"/>
    <w:rsid w:val="007904A2"/>
    <w:rsid w:val="007A1E91"/>
    <w:rsid w:val="007B5ACC"/>
    <w:rsid w:val="007C6BB3"/>
    <w:rsid w:val="0082112E"/>
    <w:rsid w:val="008371C1"/>
    <w:rsid w:val="00844E43"/>
    <w:rsid w:val="00845EF9"/>
    <w:rsid w:val="0085069F"/>
    <w:rsid w:val="00853DEB"/>
    <w:rsid w:val="00855D05"/>
    <w:rsid w:val="00862301"/>
    <w:rsid w:val="00876324"/>
    <w:rsid w:val="008B3BBD"/>
    <w:rsid w:val="008C0309"/>
    <w:rsid w:val="008C1CE5"/>
    <w:rsid w:val="008F06F6"/>
    <w:rsid w:val="00925C0C"/>
    <w:rsid w:val="0096472D"/>
    <w:rsid w:val="00986267"/>
    <w:rsid w:val="00994E75"/>
    <w:rsid w:val="009A48C8"/>
    <w:rsid w:val="009B7E73"/>
    <w:rsid w:val="009C2D30"/>
    <w:rsid w:val="009C6C71"/>
    <w:rsid w:val="009D6D8D"/>
    <w:rsid w:val="009E11EB"/>
    <w:rsid w:val="009E2E2D"/>
    <w:rsid w:val="009F2ED3"/>
    <w:rsid w:val="00A12EC7"/>
    <w:rsid w:val="00A13AC8"/>
    <w:rsid w:val="00A341B4"/>
    <w:rsid w:val="00A34891"/>
    <w:rsid w:val="00A406A1"/>
    <w:rsid w:val="00A42558"/>
    <w:rsid w:val="00A548F4"/>
    <w:rsid w:val="00A701B0"/>
    <w:rsid w:val="00A87890"/>
    <w:rsid w:val="00A95DC0"/>
    <w:rsid w:val="00B01822"/>
    <w:rsid w:val="00B0426C"/>
    <w:rsid w:val="00B05B88"/>
    <w:rsid w:val="00B31061"/>
    <w:rsid w:val="00B521A3"/>
    <w:rsid w:val="00B665C0"/>
    <w:rsid w:val="00B92EFC"/>
    <w:rsid w:val="00B9641E"/>
    <w:rsid w:val="00BA428F"/>
    <w:rsid w:val="00BA7E9E"/>
    <w:rsid w:val="00BB086C"/>
    <w:rsid w:val="00BB29A0"/>
    <w:rsid w:val="00BB4E12"/>
    <w:rsid w:val="00BC001C"/>
    <w:rsid w:val="00BC4AE2"/>
    <w:rsid w:val="00BE18EB"/>
    <w:rsid w:val="00BF1CF3"/>
    <w:rsid w:val="00BF2853"/>
    <w:rsid w:val="00C11323"/>
    <w:rsid w:val="00C40EC7"/>
    <w:rsid w:val="00C671BE"/>
    <w:rsid w:val="00C74A62"/>
    <w:rsid w:val="00C84351"/>
    <w:rsid w:val="00C948F4"/>
    <w:rsid w:val="00CA0841"/>
    <w:rsid w:val="00CA49B5"/>
    <w:rsid w:val="00CB13F3"/>
    <w:rsid w:val="00CB2599"/>
    <w:rsid w:val="00CC0569"/>
    <w:rsid w:val="00CC0F6B"/>
    <w:rsid w:val="00CF1835"/>
    <w:rsid w:val="00CF18F0"/>
    <w:rsid w:val="00D00E64"/>
    <w:rsid w:val="00D13488"/>
    <w:rsid w:val="00D219B7"/>
    <w:rsid w:val="00D25D76"/>
    <w:rsid w:val="00D51C24"/>
    <w:rsid w:val="00D54A09"/>
    <w:rsid w:val="00D575A8"/>
    <w:rsid w:val="00D63966"/>
    <w:rsid w:val="00D67275"/>
    <w:rsid w:val="00D8109C"/>
    <w:rsid w:val="00D92FD6"/>
    <w:rsid w:val="00D93501"/>
    <w:rsid w:val="00D95A60"/>
    <w:rsid w:val="00D9726A"/>
    <w:rsid w:val="00DB7C3F"/>
    <w:rsid w:val="00DD1B6D"/>
    <w:rsid w:val="00DE2E13"/>
    <w:rsid w:val="00DF0D3C"/>
    <w:rsid w:val="00DF2A73"/>
    <w:rsid w:val="00DF7F73"/>
    <w:rsid w:val="00E15E7B"/>
    <w:rsid w:val="00E27479"/>
    <w:rsid w:val="00E35A97"/>
    <w:rsid w:val="00E46663"/>
    <w:rsid w:val="00E51AAF"/>
    <w:rsid w:val="00E87B56"/>
    <w:rsid w:val="00E87B9F"/>
    <w:rsid w:val="00E9281B"/>
    <w:rsid w:val="00E97CD6"/>
    <w:rsid w:val="00EB1CDA"/>
    <w:rsid w:val="00EB7030"/>
    <w:rsid w:val="00EC6916"/>
    <w:rsid w:val="00EC691C"/>
    <w:rsid w:val="00EF7CD1"/>
    <w:rsid w:val="00F1287D"/>
    <w:rsid w:val="00F21F12"/>
    <w:rsid w:val="00F469A5"/>
    <w:rsid w:val="00F5190D"/>
    <w:rsid w:val="00F96B2A"/>
    <w:rsid w:val="00FC1B29"/>
    <w:rsid w:val="00FD1263"/>
    <w:rsid w:val="00FD4A52"/>
    <w:rsid w:val="00FD57BB"/>
    <w:rsid w:val="00FE5B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0EF81"/>
  <w15:chartTrackingRefBased/>
  <w15:docId w15:val="{A7BA434C-A65A-E14F-8D23-0D89574A1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3F57"/>
    <w:pPr>
      <w:keepNext/>
      <w:keepLines/>
      <w:spacing w:before="240"/>
      <w:outlineLvl w:val="0"/>
      <w:pPrChange w:id="0" w:author="George Spackman" w:date="2022-03-25T21:27:00Z">
        <w:pPr>
          <w:keepNext/>
          <w:keepLines/>
          <w:spacing w:before="240"/>
          <w:outlineLvl w:val="0"/>
        </w:pPr>
      </w:pPrChange>
    </w:pPr>
    <w:rPr>
      <w:rFonts w:ascii="Times New Roman" w:eastAsiaTheme="majorEastAsia" w:hAnsi="Times New Roman" w:cstheme="majorBidi"/>
      <w:color w:val="000000" w:themeColor="text1"/>
      <w:sz w:val="28"/>
      <w:szCs w:val="32"/>
      <w:u w:val="single"/>
      <w:rPrChange w:id="0" w:author="George Spackman" w:date="2022-03-25T21:27:00Z">
        <w:rPr>
          <w:rFonts w:eastAsiaTheme="majorEastAsia" w:cstheme="majorBidi"/>
          <w:color w:val="000000" w:themeColor="text1"/>
          <w:sz w:val="28"/>
          <w:szCs w:val="32"/>
          <w:lang w:val="en-GB" w:eastAsia="en-US" w:bidi="ar-SA"/>
        </w:rPr>
      </w:rPrChange>
    </w:rPr>
  </w:style>
  <w:style w:type="paragraph" w:styleId="Heading2">
    <w:name w:val="heading 2"/>
    <w:basedOn w:val="Normal"/>
    <w:next w:val="Normal"/>
    <w:link w:val="Heading2Char"/>
    <w:uiPriority w:val="9"/>
    <w:semiHidden/>
    <w:unhideWhenUsed/>
    <w:qFormat/>
    <w:rsid w:val="00C40EC7"/>
    <w:pPr>
      <w:keepNext/>
      <w:keepLines/>
      <w:spacing w:before="40"/>
      <w:outlineLvl w:val="1"/>
      <w:pPrChange w:id="1" w:author="George Spackman" w:date="2022-03-25T21:26:00Z">
        <w:pPr>
          <w:keepNext/>
          <w:keepLines/>
          <w:spacing w:before="40"/>
          <w:outlineLvl w:val="1"/>
        </w:pPr>
      </w:pPrChange>
    </w:pPr>
    <w:rPr>
      <w:rFonts w:ascii="Times New Roman" w:eastAsiaTheme="majorEastAsia" w:hAnsi="Times New Roman" w:cstheme="majorBidi"/>
      <w:color w:val="000000" w:themeColor="text1"/>
      <w:sz w:val="26"/>
      <w:szCs w:val="26"/>
      <w:u w:val="single"/>
      <w:rPrChange w:id="1" w:author="George Spackman" w:date="2022-03-25T21:26:00Z">
        <w:rPr>
          <w:rFonts w:eastAsiaTheme="majorEastAsia" w:cstheme="majorBidi"/>
          <w:color w:val="000000" w:themeColor="text1"/>
          <w:sz w:val="26"/>
          <w:szCs w:val="26"/>
          <w:lang w:val="en-GB" w:eastAsia="en-US" w:bidi="ar-SA"/>
        </w:rPr>
      </w:rPrChange>
    </w:rPr>
  </w:style>
  <w:style w:type="paragraph" w:styleId="Heading3">
    <w:name w:val="heading 3"/>
    <w:basedOn w:val="Normal"/>
    <w:next w:val="Normal"/>
    <w:link w:val="Heading3Char"/>
    <w:uiPriority w:val="9"/>
    <w:semiHidden/>
    <w:unhideWhenUsed/>
    <w:qFormat/>
    <w:rsid w:val="00283F57"/>
    <w:pPr>
      <w:keepNext/>
      <w:keepLines/>
      <w:spacing w:before="40"/>
      <w:outlineLvl w:val="2"/>
      <w:pPrChange w:id="2" w:author="George Spackman" w:date="2022-03-25T21:27:00Z">
        <w:pPr>
          <w:keepNext/>
          <w:keepLines/>
          <w:spacing w:before="40"/>
          <w:outlineLvl w:val="2"/>
        </w:pPr>
      </w:pPrChange>
    </w:pPr>
    <w:rPr>
      <w:rFonts w:ascii="Times New Roman" w:eastAsiaTheme="majorEastAsia" w:hAnsi="Times New Roman" w:cstheme="majorBidi"/>
      <w:color w:val="000000" w:themeColor="text1"/>
      <w:u w:val="single"/>
      <w:rPrChange w:id="2" w:author="George Spackman" w:date="2022-03-25T21:27:00Z">
        <w:rPr>
          <w:rFonts w:eastAsiaTheme="majorEastAsia" w:cstheme="majorBidi"/>
          <w:color w:val="000000" w:themeColor="text1"/>
          <w:sz w:val="24"/>
          <w:szCs w:val="24"/>
          <w:lang w:val="en-GB" w:eastAsia="en-US" w:bidi="ar-SA"/>
        </w:rPr>
      </w:rPrChang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53DEB"/>
    <w:rPr>
      <w:sz w:val="16"/>
      <w:szCs w:val="16"/>
    </w:rPr>
  </w:style>
  <w:style w:type="paragraph" w:styleId="CommentText">
    <w:name w:val="annotation text"/>
    <w:basedOn w:val="Normal"/>
    <w:link w:val="CommentTextChar"/>
    <w:uiPriority w:val="99"/>
    <w:semiHidden/>
    <w:unhideWhenUsed/>
    <w:rsid w:val="00853DEB"/>
    <w:rPr>
      <w:sz w:val="20"/>
      <w:szCs w:val="20"/>
    </w:rPr>
  </w:style>
  <w:style w:type="character" w:customStyle="1" w:styleId="CommentTextChar">
    <w:name w:val="Comment Text Char"/>
    <w:basedOn w:val="DefaultParagraphFont"/>
    <w:link w:val="CommentText"/>
    <w:uiPriority w:val="99"/>
    <w:semiHidden/>
    <w:rsid w:val="00853DEB"/>
    <w:rPr>
      <w:sz w:val="20"/>
      <w:szCs w:val="20"/>
    </w:rPr>
  </w:style>
  <w:style w:type="paragraph" w:styleId="CommentSubject">
    <w:name w:val="annotation subject"/>
    <w:basedOn w:val="CommentText"/>
    <w:next w:val="CommentText"/>
    <w:link w:val="CommentSubjectChar"/>
    <w:uiPriority w:val="99"/>
    <w:semiHidden/>
    <w:unhideWhenUsed/>
    <w:rsid w:val="00853DEB"/>
    <w:rPr>
      <w:b/>
      <w:bCs/>
    </w:rPr>
  </w:style>
  <w:style w:type="character" w:customStyle="1" w:styleId="CommentSubjectChar">
    <w:name w:val="Comment Subject Char"/>
    <w:basedOn w:val="CommentTextChar"/>
    <w:link w:val="CommentSubject"/>
    <w:uiPriority w:val="99"/>
    <w:semiHidden/>
    <w:rsid w:val="00853DEB"/>
    <w:rPr>
      <w:b/>
      <w:bCs/>
      <w:sz w:val="20"/>
      <w:szCs w:val="20"/>
    </w:rPr>
  </w:style>
  <w:style w:type="character" w:styleId="PlaceholderText">
    <w:name w:val="Placeholder Text"/>
    <w:basedOn w:val="DefaultParagraphFont"/>
    <w:uiPriority w:val="99"/>
    <w:semiHidden/>
    <w:rsid w:val="004429CB"/>
    <w:rPr>
      <w:color w:val="808080"/>
    </w:rPr>
  </w:style>
  <w:style w:type="paragraph" w:styleId="ListParagraph">
    <w:name w:val="List Paragraph"/>
    <w:basedOn w:val="Normal"/>
    <w:uiPriority w:val="34"/>
    <w:qFormat/>
    <w:rsid w:val="00664CCF"/>
    <w:pPr>
      <w:ind w:left="720"/>
      <w:contextualSpacing/>
    </w:pPr>
  </w:style>
  <w:style w:type="paragraph" w:styleId="BalloonText">
    <w:name w:val="Balloon Text"/>
    <w:basedOn w:val="Normal"/>
    <w:link w:val="BalloonTextChar"/>
    <w:uiPriority w:val="99"/>
    <w:semiHidden/>
    <w:unhideWhenUsed/>
    <w:rsid w:val="00A95DC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5DC0"/>
    <w:rPr>
      <w:rFonts w:ascii="Segoe UI" w:hAnsi="Segoe UI" w:cs="Segoe UI"/>
      <w:sz w:val="18"/>
      <w:szCs w:val="18"/>
    </w:rPr>
  </w:style>
  <w:style w:type="paragraph" w:styleId="Revision">
    <w:name w:val="Revision"/>
    <w:hidden/>
    <w:uiPriority w:val="99"/>
    <w:semiHidden/>
    <w:rsid w:val="00427E82"/>
  </w:style>
  <w:style w:type="character" w:customStyle="1" w:styleId="Heading1Char">
    <w:name w:val="Heading 1 Char"/>
    <w:basedOn w:val="DefaultParagraphFont"/>
    <w:link w:val="Heading1"/>
    <w:uiPriority w:val="9"/>
    <w:rsid w:val="00283F57"/>
    <w:rPr>
      <w:rFonts w:ascii="Times New Roman" w:eastAsiaTheme="majorEastAsia" w:hAnsi="Times New Roman" w:cstheme="majorBidi"/>
      <w:color w:val="000000" w:themeColor="text1"/>
      <w:sz w:val="28"/>
      <w:szCs w:val="32"/>
      <w:u w:val="single"/>
    </w:rPr>
  </w:style>
  <w:style w:type="character" w:customStyle="1" w:styleId="Heading2Char">
    <w:name w:val="Heading 2 Char"/>
    <w:basedOn w:val="DefaultParagraphFont"/>
    <w:link w:val="Heading2"/>
    <w:uiPriority w:val="9"/>
    <w:semiHidden/>
    <w:rsid w:val="00C40EC7"/>
    <w:rPr>
      <w:rFonts w:ascii="Times New Roman" w:eastAsiaTheme="majorEastAsia" w:hAnsi="Times New Roman" w:cstheme="majorBidi"/>
      <w:color w:val="000000" w:themeColor="text1"/>
      <w:sz w:val="26"/>
      <w:szCs w:val="26"/>
      <w:u w:val="single"/>
    </w:rPr>
  </w:style>
  <w:style w:type="character" w:customStyle="1" w:styleId="Heading3Char">
    <w:name w:val="Heading 3 Char"/>
    <w:basedOn w:val="DefaultParagraphFont"/>
    <w:link w:val="Heading3"/>
    <w:uiPriority w:val="9"/>
    <w:semiHidden/>
    <w:rsid w:val="00283F57"/>
    <w:rPr>
      <w:rFonts w:ascii="Times New Roman" w:eastAsiaTheme="majorEastAsia" w:hAnsi="Times New Roman" w:cstheme="majorBidi"/>
      <w:color w:val="000000" w:themeColor="text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4547">
      <w:bodyDiv w:val="1"/>
      <w:marLeft w:val="0"/>
      <w:marRight w:val="0"/>
      <w:marTop w:val="0"/>
      <w:marBottom w:val="0"/>
      <w:divBdr>
        <w:top w:val="none" w:sz="0" w:space="0" w:color="auto"/>
        <w:left w:val="none" w:sz="0" w:space="0" w:color="auto"/>
        <w:bottom w:val="none" w:sz="0" w:space="0" w:color="auto"/>
        <w:right w:val="none" w:sz="0" w:space="0" w:color="auto"/>
      </w:divBdr>
      <w:divsChild>
        <w:div w:id="860243452">
          <w:marLeft w:val="0"/>
          <w:marRight w:val="0"/>
          <w:marTop w:val="0"/>
          <w:marBottom w:val="0"/>
          <w:divBdr>
            <w:top w:val="none" w:sz="0" w:space="0" w:color="auto"/>
            <w:left w:val="none" w:sz="0" w:space="0" w:color="auto"/>
            <w:bottom w:val="none" w:sz="0" w:space="0" w:color="auto"/>
            <w:right w:val="none" w:sz="0" w:space="0" w:color="auto"/>
          </w:divBdr>
        </w:div>
      </w:divsChild>
    </w:div>
    <w:div w:id="158235146">
      <w:bodyDiv w:val="1"/>
      <w:marLeft w:val="0"/>
      <w:marRight w:val="0"/>
      <w:marTop w:val="0"/>
      <w:marBottom w:val="0"/>
      <w:divBdr>
        <w:top w:val="none" w:sz="0" w:space="0" w:color="auto"/>
        <w:left w:val="none" w:sz="0" w:space="0" w:color="auto"/>
        <w:bottom w:val="none" w:sz="0" w:space="0" w:color="auto"/>
        <w:right w:val="none" w:sz="0" w:space="0" w:color="auto"/>
      </w:divBdr>
    </w:div>
    <w:div w:id="785201463">
      <w:bodyDiv w:val="1"/>
      <w:marLeft w:val="0"/>
      <w:marRight w:val="0"/>
      <w:marTop w:val="0"/>
      <w:marBottom w:val="0"/>
      <w:divBdr>
        <w:top w:val="none" w:sz="0" w:space="0" w:color="auto"/>
        <w:left w:val="none" w:sz="0" w:space="0" w:color="auto"/>
        <w:bottom w:val="none" w:sz="0" w:space="0" w:color="auto"/>
        <w:right w:val="none" w:sz="0" w:space="0" w:color="auto"/>
      </w:divBdr>
      <w:divsChild>
        <w:div w:id="1698504267">
          <w:marLeft w:val="0"/>
          <w:marRight w:val="0"/>
          <w:marTop w:val="0"/>
          <w:marBottom w:val="0"/>
          <w:divBdr>
            <w:top w:val="none" w:sz="0" w:space="0" w:color="auto"/>
            <w:left w:val="none" w:sz="0" w:space="0" w:color="auto"/>
            <w:bottom w:val="none" w:sz="0" w:space="0" w:color="auto"/>
            <w:right w:val="none" w:sz="0" w:space="0" w:color="auto"/>
          </w:divBdr>
        </w:div>
      </w:divsChild>
    </w:div>
    <w:div w:id="884874572">
      <w:bodyDiv w:val="1"/>
      <w:marLeft w:val="0"/>
      <w:marRight w:val="0"/>
      <w:marTop w:val="0"/>
      <w:marBottom w:val="0"/>
      <w:divBdr>
        <w:top w:val="none" w:sz="0" w:space="0" w:color="auto"/>
        <w:left w:val="none" w:sz="0" w:space="0" w:color="auto"/>
        <w:bottom w:val="none" w:sz="0" w:space="0" w:color="auto"/>
        <w:right w:val="none" w:sz="0" w:space="0" w:color="auto"/>
      </w:divBdr>
    </w:div>
    <w:div w:id="1002203213">
      <w:bodyDiv w:val="1"/>
      <w:marLeft w:val="0"/>
      <w:marRight w:val="0"/>
      <w:marTop w:val="0"/>
      <w:marBottom w:val="0"/>
      <w:divBdr>
        <w:top w:val="none" w:sz="0" w:space="0" w:color="auto"/>
        <w:left w:val="none" w:sz="0" w:space="0" w:color="auto"/>
        <w:bottom w:val="none" w:sz="0" w:space="0" w:color="auto"/>
        <w:right w:val="none" w:sz="0" w:space="0" w:color="auto"/>
      </w:divBdr>
    </w:div>
    <w:div w:id="1505978116">
      <w:bodyDiv w:val="1"/>
      <w:marLeft w:val="0"/>
      <w:marRight w:val="0"/>
      <w:marTop w:val="0"/>
      <w:marBottom w:val="0"/>
      <w:divBdr>
        <w:top w:val="none" w:sz="0" w:space="0" w:color="auto"/>
        <w:left w:val="none" w:sz="0" w:space="0" w:color="auto"/>
        <w:bottom w:val="none" w:sz="0" w:space="0" w:color="auto"/>
        <w:right w:val="none" w:sz="0" w:space="0" w:color="auto"/>
      </w:divBdr>
    </w:div>
    <w:div w:id="1831944377">
      <w:bodyDiv w:val="1"/>
      <w:marLeft w:val="0"/>
      <w:marRight w:val="0"/>
      <w:marTop w:val="0"/>
      <w:marBottom w:val="0"/>
      <w:divBdr>
        <w:top w:val="none" w:sz="0" w:space="0" w:color="auto"/>
        <w:left w:val="none" w:sz="0" w:space="0" w:color="auto"/>
        <w:bottom w:val="none" w:sz="0" w:space="0" w:color="auto"/>
        <w:right w:val="none" w:sz="0" w:space="0" w:color="auto"/>
      </w:divBdr>
      <w:divsChild>
        <w:div w:id="89862974">
          <w:marLeft w:val="0"/>
          <w:marRight w:val="0"/>
          <w:marTop w:val="0"/>
          <w:marBottom w:val="0"/>
          <w:divBdr>
            <w:top w:val="none" w:sz="0" w:space="0" w:color="auto"/>
            <w:left w:val="none" w:sz="0" w:space="0" w:color="auto"/>
            <w:bottom w:val="none" w:sz="0" w:space="0" w:color="auto"/>
            <w:right w:val="none" w:sz="0" w:space="0" w:color="auto"/>
          </w:divBdr>
        </w:div>
      </w:divsChild>
    </w:div>
    <w:div w:id="2011835361">
      <w:bodyDiv w:val="1"/>
      <w:marLeft w:val="0"/>
      <w:marRight w:val="0"/>
      <w:marTop w:val="0"/>
      <w:marBottom w:val="0"/>
      <w:divBdr>
        <w:top w:val="none" w:sz="0" w:space="0" w:color="auto"/>
        <w:left w:val="none" w:sz="0" w:space="0" w:color="auto"/>
        <w:bottom w:val="none" w:sz="0" w:space="0" w:color="auto"/>
        <w:right w:val="none" w:sz="0" w:space="0" w:color="auto"/>
      </w:divBdr>
      <w:divsChild>
        <w:div w:id="804930664">
          <w:marLeft w:val="0"/>
          <w:marRight w:val="0"/>
          <w:marTop w:val="0"/>
          <w:marBottom w:val="0"/>
          <w:divBdr>
            <w:top w:val="none" w:sz="0" w:space="0" w:color="auto"/>
            <w:left w:val="none" w:sz="0" w:space="0" w:color="auto"/>
            <w:bottom w:val="none" w:sz="0" w:space="0" w:color="auto"/>
            <w:right w:val="none" w:sz="0" w:space="0" w:color="auto"/>
          </w:divBdr>
        </w:div>
      </w:divsChild>
    </w:div>
    <w:div w:id="2146199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E:\T-Joint\FailedElemen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020444991180492"/>
          <c:y val="3.4275921165381321E-2"/>
          <c:w val="0.68144792423865019"/>
          <c:h val="0.77547854718674303"/>
        </c:manualLayout>
      </c:layout>
      <c:scatterChart>
        <c:scatterStyle val="lineMarker"/>
        <c:varyColors val="0"/>
        <c:ser>
          <c:idx val="0"/>
          <c:order val="0"/>
          <c:tx>
            <c:v>Worst</c:v>
          </c:tx>
          <c:spPr>
            <a:ln w="19050" cap="rnd">
              <a:solidFill>
                <a:schemeClr val="accent1"/>
              </a:solidFill>
              <a:round/>
            </a:ln>
            <a:effectLst/>
          </c:spPr>
          <c:marker>
            <c:symbol val="none"/>
          </c:marker>
          <c:xVal>
            <c:numRef>
              <c:f>Worst!$Q$4:$Q$7</c:f>
              <c:numCache>
                <c:formatCode>General</c:formatCode>
                <c:ptCount val="4"/>
                <c:pt idx="0">
                  <c:v>0.1</c:v>
                </c:pt>
                <c:pt idx="1">
                  <c:v>0.2</c:v>
                </c:pt>
                <c:pt idx="2">
                  <c:v>0.3</c:v>
                </c:pt>
                <c:pt idx="3">
                  <c:v>0.4</c:v>
                </c:pt>
              </c:numCache>
            </c:numRef>
          </c:xVal>
          <c:yVal>
            <c:numRef>
              <c:f>Worst!$S$4:$S$7</c:f>
              <c:numCache>
                <c:formatCode>General</c:formatCode>
                <c:ptCount val="4"/>
                <c:pt idx="0">
                  <c:v>9</c:v>
                </c:pt>
                <c:pt idx="1">
                  <c:v>1565</c:v>
                </c:pt>
                <c:pt idx="2">
                  <c:v>5454</c:v>
                </c:pt>
                <c:pt idx="3">
                  <c:v>8343</c:v>
                </c:pt>
              </c:numCache>
            </c:numRef>
          </c:yVal>
          <c:smooth val="0"/>
          <c:extLst>
            <c:ext xmlns:c16="http://schemas.microsoft.com/office/drawing/2014/chart" uri="{C3380CC4-5D6E-409C-BE32-E72D297353CC}">
              <c16:uniqueId val="{00000000-E5F4-4B91-8B75-9ECB7E81B2DB}"/>
            </c:ext>
          </c:extLst>
        </c:ser>
        <c:ser>
          <c:idx val="1"/>
          <c:order val="1"/>
          <c:tx>
            <c:v>Best</c:v>
          </c:tx>
          <c:spPr>
            <a:ln w="19050" cap="rnd">
              <a:solidFill>
                <a:schemeClr val="accent2"/>
              </a:solidFill>
              <a:round/>
            </a:ln>
            <a:effectLst/>
          </c:spPr>
          <c:marker>
            <c:symbol val="none"/>
          </c:marker>
          <c:xVal>
            <c:numRef>
              <c:f>Worst!$W$4:$W$7</c:f>
              <c:numCache>
                <c:formatCode>General</c:formatCode>
                <c:ptCount val="4"/>
                <c:pt idx="0">
                  <c:v>0.1</c:v>
                </c:pt>
                <c:pt idx="1">
                  <c:v>0.2</c:v>
                </c:pt>
                <c:pt idx="2">
                  <c:v>0.3</c:v>
                </c:pt>
                <c:pt idx="3">
                  <c:v>0.4</c:v>
                </c:pt>
              </c:numCache>
            </c:numRef>
          </c:xVal>
          <c:yVal>
            <c:numRef>
              <c:f>Worst!$Y$4:$Y$7</c:f>
              <c:numCache>
                <c:formatCode>General</c:formatCode>
                <c:ptCount val="4"/>
                <c:pt idx="0">
                  <c:v>3</c:v>
                </c:pt>
                <c:pt idx="1">
                  <c:v>831</c:v>
                </c:pt>
                <c:pt idx="2">
                  <c:v>4211</c:v>
                </c:pt>
                <c:pt idx="3">
                  <c:v>7582</c:v>
                </c:pt>
              </c:numCache>
            </c:numRef>
          </c:yVal>
          <c:smooth val="0"/>
          <c:extLst>
            <c:ext xmlns:c16="http://schemas.microsoft.com/office/drawing/2014/chart" uri="{C3380CC4-5D6E-409C-BE32-E72D297353CC}">
              <c16:uniqueId val="{00000001-E5F4-4B91-8B75-9ECB7E81B2DB}"/>
            </c:ext>
          </c:extLst>
        </c:ser>
        <c:ser>
          <c:idx val="2"/>
          <c:order val="2"/>
          <c:tx>
            <c:v>2% line</c:v>
          </c:tx>
          <c:spPr>
            <a:ln w="19050" cap="rnd">
              <a:solidFill>
                <a:schemeClr val="tx1"/>
              </a:solidFill>
              <a:round/>
            </a:ln>
            <a:effectLst/>
          </c:spPr>
          <c:marker>
            <c:symbol val="none"/>
          </c:marker>
          <c:dPt>
            <c:idx val="1"/>
            <c:marker>
              <c:symbol val="none"/>
            </c:marker>
            <c:bubble3D val="0"/>
            <c:spPr>
              <a:ln w="19050" cap="rnd">
                <a:solidFill>
                  <a:schemeClr val="tx1"/>
                </a:solidFill>
                <a:prstDash val="sysDash"/>
                <a:round/>
              </a:ln>
              <a:effectLst/>
            </c:spPr>
            <c:extLst>
              <c:ext xmlns:c16="http://schemas.microsoft.com/office/drawing/2014/chart" uri="{C3380CC4-5D6E-409C-BE32-E72D297353CC}">
                <c16:uniqueId val="{00000003-E5F4-4B91-8B75-9ECB7E81B2DB}"/>
              </c:ext>
            </c:extLst>
          </c:dPt>
          <c:xVal>
            <c:numRef>
              <c:f>Worst!$H$2:$H$3</c:f>
              <c:numCache>
                <c:formatCode>General</c:formatCode>
                <c:ptCount val="2"/>
                <c:pt idx="0">
                  <c:v>0</c:v>
                </c:pt>
                <c:pt idx="1">
                  <c:v>0.5</c:v>
                </c:pt>
              </c:numCache>
            </c:numRef>
          </c:xVal>
          <c:yVal>
            <c:numRef>
              <c:f>Worst!$I$2:$I$3</c:f>
              <c:numCache>
                <c:formatCode>General</c:formatCode>
                <c:ptCount val="2"/>
                <c:pt idx="0">
                  <c:v>3000</c:v>
                </c:pt>
                <c:pt idx="1">
                  <c:v>3000</c:v>
                </c:pt>
              </c:numCache>
            </c:numRef>
          </c:yVal>
          <c:smooth val="0"/>
          <c:extLst>
            <c:ext xmlns:c16="http://schemas.microsoft.com/office/drawing/2014/chart" uri="{C3380CC4-5D6E-409C-BE32-E72D297353CC}">
              <c16:uniqueId val="{00000004-E5F4-4B91-8B75-9ECB7E81B2DB}"/>
            </c:ext>
          </c:extLst>
        </c:ser>
        <c:dLbls>
          <c:showLegendKey val="0"/>
          <c:showVal val="0"/>
          <c:showCatName val="0"/>
          <c:showSerName val="0"/>
          <c:showPercent val="0"/>
          <c:showBubbleSize val="0"/>
        </c:dLbls>
        <c:axId val="582604376"/>
        <c:axId val="582599456"/>
      </c:scatterChart>
      <c:valAx>
        <c:axId val="5826043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Displacement (mm)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599456"/>
        <c:crosses val="autoZero"/>
        <c:crossBetween val="midCat"/>
      </c:valAx>
      <c:valAx>
        <c:axId val="582599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Failed Elements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60437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7DF0E1-981C-489D-B5FB-1153B0197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5063</TotalTime>
  <Pages>13</Pages>
  <Words>4043</Words>
  <Characters>23047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Spackman</dc:creator>
  <cp:keywords/>
  <dc:description/>
  <cp:lastModifiedBy>George Spackman</cp:lastModifiedBy>
  <cp:revision>3</cp:revision>
  <dcterms:created xsi:type="dcterms:W3CDTF">2022-03-17T19:45:00Z</dcterms:created>
  <dcterms:modified xsi:type="dcterms:W3CDTF">2022-03-27T15:55:00Z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78df8238-310b-3cf6-b367-5fd94b5ffb39</vt:lpwstr>
  </property>
  <property fmtid="{D5CDD505-2E9C-101B-9397-08002B2CF9AE}" pid="4" name="Mendeley Citation Style_1">
    <vt:lpwstr>http://www.zotero.org/styles/ieee</vt:lpwstr>
  </property>
</Properties>
</file>